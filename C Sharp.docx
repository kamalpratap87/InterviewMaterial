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7CB4AF" w14:textId="71359035" w:rsidR="00E003B6" w:rsidRPr="00B928AF" w:rsidRDefault="00F1219E">
      <w:pPr>
        <w:rPr>
          <w:rStyle w:val="Strong"/>
          <w:rFonts w:ascii="Arial" w:hAnsi="Arial" w:cs="Arial"/>
          <w:color w:val="0000FF"/>
          <w:bdr w:val="none" w:sz="0" w:space="0" w:color="auto" w:frame="1"/>
          <w:shd w:val="clear" w:color="auto" w:fill="FFFFFF"/>
        </w:rPr>
      </w:pPr>
      <w:r w:rsidRPr="00B928AF">
        <w:rPr>
          <w:rStyle w:val="Strong"/>
          <w:rFonts w:ascii="Arial" w:hAnsi="Arial" w:cs="Arial"/>
          <w:color w:val="0000FF"/>
          <w:bdr w:val="none" w:sz="0" w:space="0" w:color="auto" w:frame="1"/>
          <w:shd w:val="clear" w:color="auto" w:fill="FFFFFF"/>
        </w:rPr>
        <w:t>Understand Recursion in C#</w:t>
      </w:r>
    </w:p>
    <w:p w14:paraId="306176BB" w14:textId="033CD7DF" w:rsidR="00F1219E" w:rsidRPr="00B928AF" w:rsidRDefault="00312487" w:rsidP="002B02C5">
      <w:pPr>
        <w:jc w:val="both"/>
        <w:rPr>
          <w:rFonts w:ascii="Arial" w:hAnsi="Arial" w:cs="Arial"/>
          <w:color w:val="000000"/>
          <w:shd w:val="clear" w:color="auto" w:fill="FFFFFF"/>
        </w:rPr>
      </w:pPr>
      <w:r w:rsidRPr="00B928AF">
        <w:rPr>
          <w:rFonts w:ascii="Arial" w:hAnsi="Arial" w:cs="Arial"/>
          <w:color w:val="000000"/>
          <w:shd w:val="clear" w:color="auto" w:fill="FFFFFF"/>
        </w:rPr>
        <w:t>Function calling itself is called Recursion. Or, in simple words, we can say that recursion is a process in which a function calls itself repeatedly until some specified condition has been satisfied</w:t>
      </w:r>
      <w:r w:rsidR="007D70B9">
        <w:rPr>
          <w:rFonts w:ascii="Arial" w:hAnsi="Arial" w:cs="Arial"/>
          <w:color w:val="000000"/>
          <w:shd w:val="clear" w:color="auto" w:fill="FFFFFF"/>
        </w:rPr>
        <w:t>.</w:t>
      </w:r>
    </w:p>
    <w:p w14:paraId="03DDEC9F"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FF"/>
          <w:kern w:val="0"/>
          <w:sz w:val="18"/>
          <w:szCs w:val="18"/>
        </w:rPr>
        <w:t>using</w:t>
      </w:r>
      <w:r w:rsidRPr="00112DCE">
        <w:rPr>
          <w:rFonts w:ascii="Cascadia Mono" w:hAnsi="Cascadia Mono" w:cs="Cascadia Mono"/>
          <w:color w:val="000000"/>
          <w:kern w:val="0"/>
          <w:sz w:val="18"/>
          <w:szCs w:val="18"/>
        </w:rPr>
        <w:t xml:space="preserve"> System;</w:t>
      </w:r>
    </w:p>
    <w:p w14:paraId="73CB4D20"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FF"/>
          <w:kern w:val="0"/>
          <w:sz w:val="18"/>
          <w:szCs w:val="18"/>
        </w:rPr>
        <w:t>namespace</w:t>
      </w:r>
      <w:r w:rsidRPr="00112DCE">
        <w:rPr>
          <w:rFonts w:ascii="Cascadia Mono" w:hAnsi="Cascadia Mono" w:cs="Cascadia Mono"/>
          <w:color w:val="000000"/>
          <w:kern w:val="0"/>
          <w:sz w:val="18"/>
          <w:szCs w:val="18"/>
        </w:rPr>
        <w:t xml:space="preserve"> </w:t>
      </w:r>
      <w:proofErr w:type="spellStart"/>
      <w:r w:rsidRPr="00112DCE">
        <w:rPr>
          <w:rFonts w:ascii="Cascadia Mono" w:hAnsi="Cascadia Mono" w:cs="Cascadia Mono"/>
          <w:color w:val="000000"/>
          <w:kern w:val="0"/>
          <w:sz w:val="18"/>
          <w:szCs w:val="18"/>
        </w:rPr>
        <w:t>RecursionDemo</w:t>
      </w:r>
      <w:proofErr w:type="spellEnd"/>
    </w:p>
    <w:p w14:paraId="595ABBC3"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w:t>
      </w:r>
    </w:p>
    <w:p w14:paraId="08E1FA7D"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class</w:t>
      </w:r>
      <w:r w:rsidRPr="00112DCE">
        <w:rPr>
          <w:rFonts w:ascii="Cascadia Mono" w:hAnsi="Cascadia Mono" w:cs="Cascadia Mono"/>
          <w:color w:val="000000"/>
          <w:kern w:val="0"/>
          <w:sz w:val="18"/>
          <w:szCs w:val="18"/>
        </w:rPr>
        <w:t xml:space="preserve"> </w:t>
      </w:r>
      <w:r w:rsidRPr="00112DCE">
        <w:rPr>
          <w:rFonts w:ascii="Cascadia Mono" w:hAnsi="Cascadia Mono" w:cs="Cascadia Mono"/>
          <w:color w:val="2B91AF"/>
          <w:kern w:val="0"/>
          <w:sz w:val="18"/>
          <w:szCs w:val="18"/>
        </w:rPr>
        <w:t>Program</w:t>
      </w:r>
    </w:p>
    <w:p w14:paraId="60534E4C"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76EF9EFC"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static</w:t>
      </w: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void</w:t>
      </w:r>
      <w:r w:rsidRPr="00112DCE">
        <w:rPr>
          <w:rFonts w:ascii="Cascadia Mono" w:hAnsi="Cascadia Mono" w:cs="Cascadia Mono"/>
          <w:color w:val="000000"/>
          <w:kern w:val="0"/>
          <w:sz w:val="18"/>
          <w:szCs w:val="18"/>
        </w:rPr>
        <w:t xml:space="preserve"> Main(</w:t>
      </w:r>
      <w:r w:rsidRPr="00112DCE">
        <w:rPr>
          <w:rFonts w:ascii="Cascadia Mono" w:hAnsi="Cascadia Mono" w:cs="Cascadia Mono"/>
          <w:color w:val="0000FF"/>
          <w:kern w:val="0"/>
          <w:sz w:val="18"/>
          <w:szCs w:val="18"/>
        </w:rPr>
        <w:t>string</w:t>
      </w:r>
      <w:r w:rsidRPr="00112DCE">
        <w:rPr>
          <w:rFonts w:ascii="Cascadia Mono" w:hAnsi="Cascadia Mono" w:cs="Cascadia Mono"/>
          <w:color w:val="000000"/>
          <w:kern w:val="0"/>
          <w:sz w:val="18"/>
          <w:szCs w:val="18"/>
        </w:rPr>
        <w:t xml:space="preserve">[] </w:t>
      </w:r>
      <w:proofErr w:type="spellStart"/>
      <w:r w:rsidRPr="00112DCE">
        <w:rPr>
          <w:rFonts w:ascii="Cascadia Mono" w:hAnsi="Cascadia Mono" w:cs="Cascadia Mono"/>
          <w:color w:val="000000"/>
          <w:kern w:val="0"/>
          <w:sz w:val="18"/>
          <w:szCs w:val="18"/>
        </w:rPr>
        <w:t>args</w:t>
      </w:r>
      <w:proofErr w:type="spellEnd"/>
      <w:r w:rsidRPr="00112DCE">
        <w:rPr>
          <w:rFonts w:ascii="Cascadia Mono" w:hAnsi="Cascadia Mono" w:cs="Cascadia Mono"/>
          <w:color w:val="000000"/>
          <w:kern w:val="0"/>
          <w:sz w:val="18"/>
          <w:szCs w:val="18"/>
        </w:rPr>
        <w:t>)</w:t>
      </w:r>
    </w:p>
    <w:p w14:paraId="61B32088"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2FF3EC55"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int</w:t>
      </w:r>
      <w:r w:rsidRPr="00112DCE">
        <w:rPr>
          <w:rFonts w:ascii="Cascadia Mono" w:hAnsi="Cascadia Mono" w:cs="Cascadia Mono"/>
          <w:color w:val="000000"/>
          <w:kern w:val="0"/>
          <w:sz w:val="18"/>
          <w:szCs w:val="18"/>
        </w:rPr>
        <w:t xml:space="preserve"> x = 3;</w:t>
      </w:r>
    </w:p>
    <w:p w14:paraId="3BBE3413"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fun(x);</w:t>
      </w:r>
    </w:p>
    <w:p w14:paraId="0AE0836A"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roofErr w:type="spellStart"/>
      <w:r w:rsidRPr="00112DCE">
        <w:rPr>
          <w:rFonts w:ascii="Cascadia Mono" w:hAnsi="Cascadia Mono" w:cs="Cascadia Mono"/>
          <w:color w:val="000000"/>
          <w:kern w:val="0"/>
          <w:sz w:val="18"/>
          <w:szCs w:val="18"/>
        </w:rPr>
        <w:t>Console.ReadKey</w:t>
      </w:r>
      <w:proofErr w:type="spellEnd"/>
      <w:r w:rsidRPr="00112DCE">
        <w:rPr>
          <w:rFonts w:ascii="Cascadia Mono" w:hAnsi="Cascadia Mono" w:cs="Cascadia Mono"/>
          <w:color w:val="000000"/>
          <w:kern w:val="0"/>
          <w:sz w:val="18"/>
          <w:szCs w:val="18"/>
        </w:rPr>
        <w:t>();</w:t>
      </w:r>
    </w:p>
    <w:p w14:paraId="621E2A0F"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3A407643"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static</w:t>
      </w: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void</w:t>
      </w:r>
      <w:r w:rsidRPr="00112DCE">
        <w:rPr>
          <w:rFonts w:ascii="Cascadia Mono" w:hAnsi="Cascadia Mono" w:cs="Cascadia Mono"/>
          <w:color w:val="000000"/>
          <w:kern w:val="0"/>
          <w:sz w:val="18"/>
          <w:szCs w:val="18"/>
        </w:rPr>
        <w:t xml:space="preserve"> fun(</w:t>
      </w:r>
      <w:r w:rsidRPr="00112DCE">
        <w:rPr>
          <w:rFonts w:ascii="Cascadia Mono" w:hAnsi="Cascadia Mono" w:cs="Cascadia Mono"/>
          <w:color w:val="0000FF"/>
          <w:kern w:val="0"/>
          <w:sz w:val="18"/>
          <w:szCs w:val="18"/>
        </w:rPr>
        <w:t>int</w:t>
      </w:r>
      <w:r w:rsidRPr="00112DCE">
        <w:rPr>
          <w:rFonts w:ascii="Cascadia Mono" w:hAnsi="Cascadia Mono" w:cs="Cascadia Mono"/>
          <w:color w:val="000000"/>
          <w:kern w:val="0"/>
          <w:sz w:val="18"/>
          <w:szCs w:val="18"/>
        </w:rPr>
        <w:t xml:space="preserve"> n)</w:t>
      </w:r>
    </w:p>
    <w:p w14:paraId="5605C8FF"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36FCC49D"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if</w:t>
      </w:r>
      <w:r w:rsidRPr="00112DCE">
        <w:rPr>
          <w:rFonts w:ascii="Cascadia Mono" w:hAnsi="Cascadia Mono" w:cs="Cascadia Mono"/>
          <w:color w:val="000000"/>
          <w:kern w:val="0"/>
          <w:sz w:val="18"/>
          <w:szCs w:val="18"/>
        </w:rPr>
        <w:t xml:space="preserve"> (n &gt; 0)</w:t>
      </w:r>
    </w:p>
    <w:p w14:paraId="1A0F9D0B"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640878F3" w14:textId="0682CC15"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fun(n - 1);</w:t>
      </w:r>
      <w:r w:rsidR="000C222F">
        <w:rPr>
          <w:rFonts w:ascii="Cascadia Mono" w:hAnsi="Cascadia Mono" w:cs="Cascadia Mono"/>
          <w:color w:val="000000"/>
          <w:kern w:val="0"/>
          <w:sz w:val="18"/>
          <w:szCs w:val="18"/>
        </w:rPr>
        <w:t xml:space="preserve"> </w:t>
      </w:r>
      <w:r w:rsidRPr="00112DCE">
        <w:rPr>
          <w:rFonts w:ascii="Cascadia Mono" w:hAnsi="Cascadia Mono" w:cs="Cascadia Mono"/>
          <w:color w:val="000000"/>
          <w:kern w:val="0"/>
          <w:sz w:val="18"/>
          <w:szCs w:val="18"/>
        </w:rPr>
        <w:t>//Function calling itself</w:t>
      </w:r>
    </w:p>
    <w:p w14:paraId="3414E6D5" w14:textId="21BA7F24"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roofErr w:type="spellStart"/>
      <w:r w:rsidRPr="00112DCE">
        <w:rPr>
          <w:rFonts w:ascii="Cascadia Mono" w:hAnsi="Cascadia Mono" w:cs="Cascadia Mono"/>
          <w:color w:val="000000"/>
          <w:kern w:val="0"/>
          <w:sz w:val="18"/>
          <w:szCs w:val="18"/>
        </w:rPr>
        <w:t>Console.Write</w:t>
      </w:r>
      <w:r w:rsidR="009C521A" w:rsidRPr="00112DCE">
        <w:rPr>
          <w:rFonts w:ascii="Cascadia Mono" w:hAnsi="Cascadia Mono" w:cs="Cascadia Mono"/>
          <w:color w:val="000000"/>
          <w:kern w:val="0"/>
          <w:sz w:val="18"/>
          <w:szCs w:val="18"/>
        </w:rPr>
        <w:t>Line</w:t>
      </w:r>
      <w:proofErr w:type="spellEnd"/>
      <w:r w:rsidRPr="00112DCE">
        <w:rPr>
          <w:rFonts w:ascii="Cascadia Mono" w:hAnsi="Cascadia Mono" w:cs="Cascadia Mono"/>
          <w:color w:val="000000"/>
          <w:kern w:val="0"/>
          <w:sz w:val="18"/>
          <w:szCs w:val="18"/>
        </w:rPr>
        <w:t>(</w:t>
      </w:r>
      <w:r w:rsidRPr="00112DCE">
        <w:rPr>
          <w:rFonts w:ascii="Cascadia Mono" w:hAnsi="Cascadia Mono" w:cs="Cascadia Mono"/>
          <w:color w:val="A31515"/>
          <w:kern w:val="0"/>
          <w:sz w:val="18"/>
          <w:szCs w:val="18"/>
        </w:rPr>
        <w:t>$"</w:t>
      </w:r>
      <w:r w:rsidRPr="00112DCE">
        <w:rPr>
          <w:rFonts w:ascii="Cascadia Mono" w:hAnsi="Cascadia Mono" w:cs="Cascadia Mono"/>
          <w:color w:val="000000"/>
          <w:kern w:val="0"/>
          <w:sz w:val="18"/>
          <w:szCs w:val="18"/>
        </w:rPr>
        <w:t>{n}</w:t>
      </w:r>
      <w:r w:rsidRPr="00112DCE">
        <w:rPr>
          <w:rFonts w:ascii="Cascadia Mono" w:hAnsi="Cascadia Mono" w:cs="Cascadia Mono"/>
          <w:color w:val="A31515"/>
          <w:kern w:val="0"/>
          <w:sz w:val="18"/>
          <w:szCs w:val="18"/>
        </w:rPr>
        <w:t xml:space="preserve"> "</w:t>
      </w:r>
      <w:r w:rsidRPr="00112DCE">
        <w:rPr>
          <w:rFonts w:ascii="Cascadia Mono" w:hAnsi="Cascadia Mono" w:cs="Cascadia Mono"/>
          <w:color w:val="000000"/>
          <w:kern w:val="0"/>
          <w:sz w:val="18"/>
          <w:szCs w:val="18"/>
        </w:rPr>
        <w:t>);</w:t>
      </w:r>
    </w:p>
    <w:p w14:paraId="20E84A14"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0A6EACCC"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52E7C52E"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3A1A0C3C" w14:textId="208462F5" w:rsidR="00312487" w:rsidRPr="00112DCE" w:rsidRDefault="00986DAE" w:rsidP="00986DAE">
      <w:pPr>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w:t>
      </w:r>
    </w:p>
    <w:p w14:paraId="2A21DE59" w14:textId="1FF2704A" w:rsidR="00595BCF" w:rsidRDefault="00595BCF" w:rsidP="00BF210D">
      <w:pPr>
        <w:rPr>
          <w:rStyle w:val="Strong"/>
          <w:rFonts w:ascii="Arial" w:hAnsi="Arial" w:cs="Arial"/>
          <w:color w:val="0000FF"/>
          <w:sz w:val="23"/>
          <w:szCs w:val="23"/>
          <w:shd w:val="clear" w:color="auto" w:fill="FFFFFF"/>
        </w:rPr>
      </w:pPr>
      <w:r w:rsidRPr="00595BCF">
        <w:rPr>
          <w:rFonts w:ascii="Cascadia Mono" w:hAnsi="Cascadia Mono" w:cs="Cascadia Mono"/>
          <w:noProof/>
          <w:color w:val="000000"/>
          <w:kern w:val="0"/>
          <w:sz w:val="19"/>
          <w:szCs w:val="19"/>
        </w:rPr>
        <w:drawing>
          <wp:inline distT="0" distB="0" distL="0" distR="0" wp14:anchorId="580905F0" wp14:editId="312DBFE0">
            <wp:extent cx="301451" cy="415764"/>
            <wp:effectExtent l="0" t="0" r="3810" b="3810"/>
            <wp:docPr id="136673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0328" name=""/>
                    <pic:cNvPicPr/>
                  </pic:nvPicPr>
                  <pic:blipFill rotWithShape="1">
                    <a:blip r:embed="rId9"/>
                    <a:srcRect b="35262"/>
                    <a:stretch/>
                  </pic:blipFill>
                  <pic:spPr bwMode="auto">
                    <a:xfrm>
                      <a:off x="0" y="0"/>
                      <a:ext cx="304479" cy="419940"/>
                    </a:xfrm>
                    <a:prstGeom prst="rect">
                      <a:avLst/>
                    </a:prstGeom>
                    <a:ln>
                      <a:noFill/>
                    </a:ln>
                    <a:extLst>
                      <a:ext uri="{53640926-AAD7-44D8-BBD7-CCE9431645EC}">
                        <a14:shadowObscured xmlns:a14="http://schemas.microsoft.com/office/drawing/2010/main"/>
                      </a:ext>
                    </a:extLst>
                  </pic:spPr>
                </pic:pic>
              </a:graphicData>
            </a:graphic>
          </wp:inline>
        </w:drawing>
      </w:r>
    </w:p>
    <w:p w14:paraId="20193AA1" w14:textId="30899B91" w:rsidR="00BF210D" w:rsidRPr="00B928AF" w:rsidRDefault="00BF210D" w:rsidP="00BF210D">
      <w:pPr>
        <w:rPr>
          <w:rStyle w:val="Strong"/>
          <w:rFonts w:ascii="Arial" w:hAnsi="Arial" w:cs="Arial"/>
          <w:color w:val="0000FF"/>
          <w:bdr w:val="none" w:sz="0" w:space="0" w:color="auto" w:frame="1"/>
          <w:shd w:val="clear" w:color="auto" w:fill="FFFFFF"/>
        </w:rPr>
      </w:pPr>
      <w:r w:rsidRPr="00B928AF">
        <w:rPr>
          <w:rStyle w:val="Strong"/>
          <w:rFonts w:ascii="Arial" w:hAnsi="Arial" w:cs="Arial"/>
          <w:color w:val="0000FF"/>
          <w:shd w:val="clear" w:color="auto" w:fill="FFFFFF"/>
        </w:rPr>
        <w:t>Call by Value and Call by Reference in C#</w:t>
      </w:r>
    </w:p>
    <w:p w14:paraId="1D953971" w14:textId="77777777" w:rsidR="009D60FB" w:rsidRPr="000B3927" w:rsidRDefault="00AE65F7" w:rsidP="009D60FB">
      <w:pPr>
        <w:pStyle w:val="Heading5"/>
        <w:shd w:val="clear" w:color="auto" w:fill="FFFFFF"/>
        <w:spacing w:before="0" w:beforeAutospacing="0" w:after="0" w:afterAutospacing="0"/>
        <w:jc w:val="both"/>
        <w:textAlignment w:val="baseline"/>
        <w:rPr>
          <w:rStyle w:val="Strong"/>
          <w:rFonts w:ascii="Arial" w:eastAsiaTheme="majorEastAsia" w:hAnsi="Arial" w:cs="Arial"/>
          <w:b/>
          <w:bCs/>
          <w:color w:val="000000"/>
          <w:sz w:val="22"/>
          <w:szCs w:val="22"/>
          <w:bdr w:val="none" w:sz="0" w:space="0" w:color="auto" w:frame="1"/>
        </w:rPr>
      </w:pPr>
      <w:r w:rsidRPr="000B3927">
        <w:rPr>
          <w:rStyle w:val="Strong"/>
          <w:rFonts w:ascii="Arial" w:eastAsiaTheme="majorEastAsia" w:hAnsi="Arial" w:cs="Arial"/>
          <w:b/>
          <w:bCs/>
          <w:color w:val="000000"/>
          <w:sz w:val="22"/>
          <w:szCs w:val="22"/>
          <w:bdr w:val="none" w:sz="0" w:space="0" w:color="auto" w:frame="1"/>
        </w:rPr>
        <w:t>Call By Value</w:t>
      </w:r>
      <w:r w:rsidR="00A01525" w:rsidRPr="000B3927">
        <w:rPr>
          <w:rStyle w:val="Strong"/>
          <w:rFonts w:ascii="Arial" w:hAnsi="Arial" w:cs="Arial"/>
          <w:b/>
          <w:bCs/>
          <w:color w:val="000000"/>
          <w:sz w:val="22"/>
          <w:szCs w:val="22"/>
          <w:bdr w:val="none" w:sz="0" w:space="0" w:color="auto" w:frame="1"/>
        </w:rPr>
        <w:t xml:space="preserve"> With Value Type</w:t>
      </w:r>
      <w:r w:rsidRPr="000B3927">
        <w:rPr>
          <w:rStyle w:val="Strong"/>
          <w:rFonts w:ascii="Arial" w:eastAsiaTheme="majorEastAsia" w:hAnsi="Arial" w:cs="Arial"/>
          <w:b/>
          <w:bCs/>
          <w:color w:val="000000"/>
          <w:sz w:val="22"/>
          <w:szCs w:val="22"/>
          <w:bdr w:val="none" w:sz="0" w:space="0" w:color="auto" w:frame="1"/>
        </w:rPr>
        <w:t xml:space="preserve"> in C#</w:t>
      </w:r>
    </w:p>
    <w:p w14:paraId="4BCD1290" w14:textId="77777777" w:rsidR="009D60FB" w:rsidRDefault="009D60FB" w:rsidP="009D60FB">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p>
    <w:p w14:paraId="6A473809" w14:textId="4326B2A4" w:rsidR="009D60FB" w:rsidRDefault="006A6C3F" w:rsidP="009D60FB">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9D60FB">
        <w:rPr>
          <w:rFonts w:ascii="Arial" w:hAnsi="Arial" w:cs="Arial"/>
          <w:b w:val="0"/>
          <w:bCs w:val="0"/>
          <w:color w:val="000000"/>
          <w:bdr w:val="none" w:sz="0" w:space="0" w:color="auto" w:frame="1"/>
          <w:shd w:val="clear" w:color="auto" w:fill="FFFFFF"/>
        </w:rPr>
        <w:t>In .NET Framework, by default, all the objects are called by value, not called by reference. So, whether it is a Value Type (Primitive data types like int, char, double, etc.) or Reference Data Type (class, interface, delegate, string, etc.), they will be called by value by default. </w:t>
      </w:r>
    </w:p>
    <w:p w14:paraId="1E5BD94C" w14:textId="77777777" w:rsidR="000B3927" w:rsidRPr="009D60FB" w:rsidRDefault="000B3927" w:rsidP="009D60FB">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060FDD12" w14:textId="77777777" w:rsidR="00777305" w:rsidRPr="009D60FB"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sidRPr="009D60FB">
        <w:rPr>
          <w:rFonts w:ascii="Cascadia Mono" w:hAnsi="Cascadia Mono" w:cs="Cascadia Mono"/>
          <w:color w:val="0000FF"/>
          <w:kern w:val="0"/>
          <w:sz w:val="19"/>
          <w:szCs w:val="19"/>
        </w:rPr>
        <w:t>namespace</w:t>
      </w:r>
      <w:r w:rsidRPr="009D60FB">
        <w:rPr>
          <w:rFonts w:ascii="Cascadia Mono" w:hAnsi="Cascadia Mono" w:cs="Cascadia Mono"/>
          <w:color w:val="000000"/>
          <w:kern w:val="0"/>
          <w:sz w:val="19"/>
          <w:szCs w:val="19"/>
        </w:rPr>
        <w:t xml:space="preserve"> </w:t>
      </w:r>
      <w:proofErr w:type="spellStart"/>
      <w:r w:rsidRPr="009D60FB">
        <w:rPr>
          <w:rFonts w:ascii="Cascadia Mono" w:hAnsi="Cascadia Mono" w:cs="Cascadia Mono"/>
          <w:color w:val="000000"/>
          <w:kern w:val="0"/>
          <w:sz w:val="19"/>
          <w:szCs w:val="19"/>
        </w:rPr>
        <w:t>FunctionsDemo</w:t>
      </w:r>
      <w:proofErr w:type="spellEnd"/>
    </w:p>
    <w:p w14:paraId="29A0A92C"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86C837"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34BBA78B"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1756DD"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006C2E30"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348901"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 15;</w:t>
      </w:r>
    </w:p>
    <w:p w14:paraId="6778D396"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b = a;</w:t>
      </w:r>
    </w:p>
    <w:p w14:paraId="215A2033"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 = 30;</w:t>
      </w:r>
    </w:p>
    <w:p w14:paraId="1991FDED"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(a);</w:t>
      </w:r>
    </w:p>
    <w:p w14:paraId="10C725D2"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4302B006"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279BA3"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B88AA0" w14:textId="5F8AA4AA" w:rsidR="00777305" w:rsidRDefault="00777305" w:rsidP="0077730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80D424" w14:textId="37B66998" w:rsidR="002C5B16" w:rsidRDefault="002C5B16" w:rsidP="00777305">
      <w:pPr>
        <w:rPr>
          <w:rFonts w:ascii="Cascadia Mono" w:hAnsi="Cascadia Mono" w:cs="Cascadia Mono"/>
          <w:color w:val="000000"/>
          <w:kern w:val="0"/>
          <w:sz w:val="19"/>
          <w:szCs w:val="19"/>
        </w:rPr>
      </w:pPr>
      <w:r w:rsidRPr="002C5B16">
        <w:rPr>
          <w:rFonts w:ascii="Cascadia Mono" w:hAnsi="Cascadia Mono" w:cs="Cascadia Mono"/>
          <w:noProof/>
          <w:color w:val="000000"/>
          <w:kern w:val="0"/>
          <w:sz w:val="19"/>
          <w:szCs w:val="19"/>
        </w:rPr>
        <w:drawing>
          <wp:inline distT="0" distB="0" distL="0" distR="0" wp14:anchorId="6BFDB44C" wp14:editId="6E491E4D">
            <wp:extent cx="456993" cy="232012"/>
            <wp:effectExtent l="0" t="0" r="635" b="0"/>
            <wp:docPr id="152569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97363" name=""/>
                    <pic:cNvPicPr/>
                  </pic:nvPicPr>
                  <pic:blipFill>
                    <a:blip r:embed="rId10"/>
                    <a:stretch>
                      <a:fillRect/>
                    </a:stretch>
                  </pic:blipFill>
                  <pic:spPr>
                    <a:xfrm>
                      <a:off x="0" y="0"/>
                      <a:ext cx="493322" cy="250456"/>
                    </a:xfrm>
                    <a:prstGeom prst="rect">
                      <a:avLst/>
                    </a:prstGeom>
                  </pic:spPr>
                </pic:pic>
              </a:graphicData>
            </a:graphic>
          </wp:inline>
        </w:drawing>
      </w:r>
    </w:p>
    <w:p w14:paraId="199771C9" w14:textId="662B3174" w:rsidR="002C5B16" w:rsidRPr="00832B53" w:rsidRDefault="008E58BC" w:rsidP="00832B53">
      <w:pPr>
        <w:jc w:val="both"/>
        <w:rPr>
          <w:rFonts w:ascii="Arial" w:hAnsi="Arial" w:cs="Arial"/>
          <w:color w:val="000000"/>
          <w:shd w:val="clear" w:color="auto" w:fill="FFFFFF"/>
        </w:rPr>
      </w:pPr>
      <w:r>
        <w:rPr>
          <w:rFonts w:ascii="Arial" w:hAnsi="Arial" w:cs="Arial"/>
          <w:color w:val="000000"/>
          <w:shd w:val="clear" w:color="auto" w:fill="FFFFFF"/>
        </w:rPr>
        <w:t>An</w:t>
      </w:r>
      <w:r w:rsidR="007544E9" w:rsidRPr="00832B53">
        <w:rPr>
          <w:rFonts w:ascii="Arial" w:hAnsi="Arial" w:cs="Arial"/>
          <w:color w:val="000000"/>
          <w:shd w:val="clear" w:color="auto" w:fill="FFFFFF"/>
        </w:rPr>
        <w:t>swer is 15, then you are absolutely right because </w:t>
      </w:r>
      <w:r w:rsidR="007544E9" w:rsidRPr="00832B53">
        <w:rPr>
          <w:rStyle w:val="Strong"/>
          <w:rFonts w:ascii="Arial" w:hAnsi="Arial" w:cs="Arial"/>
          <w:color w:val="000000"/>
          <w:bdr w:val="none" w:sz="0" w:space="0" w:color="auto" w:frame="1"/>
          <w:shd w:val="clear" w:color="auto" w:fill="FFFFFF"/>
        </w:rPr>
        <w:t>int</w:t>
      </w:r>
      <w:r w:rsidR="007544E9" w:rsidRPr="00832B53">
        <w:rPr>
          <w:rFonts w:ascii="Arial" w:hAnsi="Arial" w:cs="Arial"/>
          <w:color w:val="000000"/>
          <w:shd w:val="clear" w:color="auto" w:fill="FFFFFF"/>
        </w:rPr>
        <w:t> is a value data type, and by default, it is passed by value, which means for the above code, the variable “a” has stored the value 15 in it. When we create the variable b and assign it a, the value of a is copied to b, and after that, if we change b, it will not affect a. This is because we have copied the value of a to b</w:t>
      </w:r>
      <w:r>
        <w:rPr>
          <w:rFonts w:ascii="Arial" w:hAnsi="Arial" w:cs="Arial"/>
          <w:color w:val="000000"/>
          <w:shd w:val="clear" w:color="auto" w:fill="FFFFFF"/>
        </w:rPr>
        <w:t>.</w:t>
      </w:r>
    </w:p>
    <w:p w14:paraId="76D4B23D" w14:textId="77777777" w:rsidR="00BB0E8A" w:rsidRPr="000B3927" w:rsidRDefault="00BB0E8A" w:rsidP="00BB0E8A">
      <w:pPr>
        <w:pStyle w:val="Heading5"/>
        <w:shd w:val="clear" w:color="auto" w:fill="FFFFFF"/>
        <w:spacing w:before="0" w:beforeAutospacing="0" w:after="0" w:afterAutospacing="0"/>
        <w:jc w:val="both"/>
        <w:textAlignment w:val="baseline"/>
        <w:rPr>
          <w:rStyle w:val="Strong"/>
          <w:rFonts w:ascii="Arial" w:hAnsi="Arial" w:cs="Arial"/>
          <w:b/>
          <w:bCs/>
          <w:color w:val="000000"/>
          <w:sz w:val="22"/>
          <w:szCs w:val="22"/>
          <w:bdr w:val="none" w:sz="0" w:space="0" w:color="auto" w:frame="1"/>
        </w:rPr>
      </w:pPr>
      <w:r w:rsidRPr="000B3927">
        <w:rPr>
          <w:rStyle w:val="Strong"/>
          <w:rFonts w:ascii="Arial" w:eastAsiaTheme="majorEastAsia" w:hAnsi="Arial" w:cs="Arial"/>
          <w:b/>
          <w:bCs/>
          <w:color w:val="000000"/>
          <w:sz w:val="22"/>
          <w:szCs w:val="22"/>
          <w:bdr w:val="none" w:sz="0" w:space="0" w:color="auto" w:frame="1"/>
        </w:rPr>
        <w:lastRenderedPageBreak/>
        <w:t>Call by Value with Reference Types in C#</w:t>
      </w:r>
    </w:p>
    <w:p w14:paraId="42266F3B" w14:textId="77777777" w:rsidR="00BB0E8A" w:rsidRDefault="00BB0E8A" w:rsidP="00BB0E8A">
      <w:pPr>
        <w:pStyle w:val="Heading5"/>
        <w:shd w:val="clear" w:color="auto" w:fill="FFFFFF"/>
        <w:spacing w:before="0" w:beforeAutospacing="0" w:after="0" w:afterAutospacing="0"/>
        <w:jc w:val="both"/>
        <w:textAlignment w:val="baseline"/>
        <w:rPr>
          <w:rStyle w:val="Strong"/>
          <w:rFonts w:ascii="Arial" w:hAnsi="Arial" w:cs="Arial"/>
          <w:color w:val="000000"/>
          <w:sz w:val="22"/>
          <w:szCs w:val="22"/>
          <w:bdr w:val="none" w:sz="0" w:space="0" w:color="auto" w:frame="1"/>
        </w:rPr>
      </w:pPr>
    </w:p>
    <w:p w14:paraId="733467F0"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FF"/>
          <w:kern w:val="0"/>
          <w:sz w:val="18"/>
          <w:szCs w:val="18"/>
        </w:rPr>
        <w:t>namespace</w:t>
      </w: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FunctionsDemo</w:t>
      </w:r>
      <w:proofErr w:type="spellEnd"/>
    </w:p>
    <w:p w14:paraId="3C84617E"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w:t>
      </w:r>
    </w:p>
    <w:p w14:paraId="3D9CE9A1"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class</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2B91AF"/>
          <w:kern w:val="0"/>
          <w:sz w:val="18"/>
          <w:szCs w:val="18"/>
        </w:rPr>
        <w:t>Program</w:t>
      </w:r>
    </w:p>
    <w:p w14:paraId="47BB8A92"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00BFEF04"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static</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void</w:t>
      </w:r>
      <w:r w:rsidRPr="006841A0">
        <w:rPr>
          <w:rFonts w:ascii="Cascadia Mono" w:hAnsi="Cascadia Mono" w:cs="Cascadia Mono"/>
          <w:color w:val="000000"/>
          <w:kern w:val="0"/>
          <w:sz w:val="18"/>
          <w:szCs w:val="18"/>
        </w:rPr>
        <w:t xml:space="preserve"> Main(</w:t>
      </w:r>
      <w:r w:rsidRPr="006841A0">
        <w:rPr>
          <w:rFonts w:ascii="Cascadia Mono" w:hAnsi="Cascadia Mono" w:cs="Cascadia Mono"/>
          <w:color w:val="0000FF"/>
          <w:kern w:val="0"/>
          <w:sz w:val="18"/>
          <w:szCs w:val="18"/>
        </w:rPr>
        <w:t>string</w:t>
      </w: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args</w:t>
      </w:r>
      <w:proofErr w:type="spellEnd"/>
      <w:r w:rsidRPr="006841A0">
        <w:rPr>
          <w:rFonts w:ascii="Cascadia Mono" w:hAnsi="Cascadia Mono" w:cs="Cascadia Mono"/>
          <w:color w:val="000000"/>
          <w:kern w:val="0"/>
          <w:sz w:val="18"/>
          <w:szCs w:val="18"/>
        </w:rPr>
        <w:t>)</w:t>
      </w:r>
    </w:p>
    <w:p w14:paraId="5E41161D"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01FA3014"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Employee Emp1 = </w:t>
      </w:r>
      <w:r w:rsidRPr="006841A0">
        <w:rPr>
          <w:rFonts w:ascii="Cascadia Mono" w:hAnsi="Cascadia Mono" w:cs="Cascadia Mono"/>
          <w:color w:val="0000FF"/>
          <w:kern w:val="0"/>
          <w:sz w:val="18"/>
          <w:szCs w:val="18"/>
        </w:rPr>
        <w:t>new</w:t>
      </w:r>
      <w:r w:rsidRPr="006841A0">
        <w:rPr>
          <w:rFonts w:ascii="Cascadia Mono" w:hAnsi="Cascadia Mono" w:cs="Cascadia Mono"/>
          <w:color w:val="000000"/>
          <w:kern w:val="0"/>
          <w:sz w:val="18"/>
          <w:szCs w:val="18"/>
        </w:rPr>
        <w:t xml:space="preserve"> Employee();</w:t>
      </w:r>
    </w:p>
    <w:p w14:paraId="76133086"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Emp1.EmployeeID = 1001;</w:t>
      </w:r>
    </w:p>
    <w:p w14:paraId="59398CE7"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Emp1.Name = </w:t>
      </w:r>
      <w:r w:rsidRPr="006841A0">
        <w:rPr>
          <w:rFonts w:ascii="Cascadia Mono" w:hAnsi="Cascadia Mono" w:cs="Cascadia Mono"/>
          <w:color w:val="A31515"/>
          <w:kern w:val="0"/>
          <w:sz w:val="18"/>
          <w:szCs w:val="18"/>
        </w:rPr>
        <w:t>"James"</w:t>
      </w:r>
      <w:r w:rsidRPr="006841A0">
        <w:rPr>
          <w:rFonts w:ascii="Cascadia Mono" w:hAnsi="Cascadia Mono" w:cs="Cascadia Mono"/>
          <w:color w:val="000000"/>
          <w:kern w:val="0"/>
          <w:sz w:val="18"/>
          <w:szCs w:val="18"/>
        </w:rPr>
        <w:t>;</w:t>
      </w:r>
    </w:p>
    <w:p w14:paraId="0FDF4D04"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Employee Emp2 = Emp1;</w:t>
      </w:r>
    </w:p>
    <w:p w14:paraId="049A56CB"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Emp1.Name = </w:t>
      </w:r>
      <w:r w:rsidRPr="006841A0">
        <w:rPr>
          <w:rFonts w:ascii="Cascadia Mono" w:hAnsi="Cascadia Mono" w:cs="Cascadia Mono"/>
          <w:color w:val="A31515"/>
          <w:kern w:val="0"/>
          <w:sz w:val="18"/>
          <w:szCs w:val="18"/>
        </w:rPr>
        <w:t>"Smith"</w:t>
      </w:r>
      <w:r w:rsidRPr="006841A0">
        <w:rPr>
          <w:rFonts w:ascii="Cascadia Mono" w:hAnsi="Cascadia Mono" w:cs="Cascadia Mono"/>
          <w:color w:val="000000"/>
          <w:kern w:val="0"/>
          <w:sz w:val="18"/>
          <w:szCs w:val="18"/>
        </w:rPr>
        <w:t>;</w:t>
      </w:r>
    </w:p>
    <w:p w14:paraId="30005009"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Console.WriteLine</w:t>
      </w:r>
      <w:proofErr w:type="spellEnd"/>
      <w:r w:rsidRPr="006841A0">
        <w:rPr>
          <w:rFonts w:ascii="Cascadia Mono" w:hAnsi="Cascadia Mono" w:cs="Cascadia Mono"/>
          <w:color w:val="000000"/>
          <w:kern w:val="0"/>
          <w:sz w:val="18"/>
          <w:szCs w:val="18"/>
        </w:rPr>
        <w:t>(</w:t>
      </w:r>
      <w:r w:rsidRPr="006841A0">
        <w:rPr>
          <w:rFonts w:ascii="Cascadia Mono" w:hAnsi="Cascadia Mono" w:cs="Cascadia Mono"/>
          <w:color w:val="A31515"/>
          <w:kern w:val="0"/>
          <w:sz w:val="18"/>
          <w:szCs w:val="18"/>
        </w:rPr>
        <w:t xml:space="preserve">$"Emp1 Name = </w:t>
      </w:r>
      <w:r w:rsidRPr="006841A0">
        <w:rPr>
          <w:rFonts w:ascii="Cascadia Mono" w:hAnsi="Cascadia Mono" w:cs="Cascadia Mono"/>
          <w:color w:val="000000"/>
          <w:kern w:val="0"/>
          <w:sz w:val="18"/>
          <w:szCs w:val="18"/>
        </w:rPr>
        <w:t>{Emp1.Name}</w:t>
      </w:r>
      <w:r w:rsidRPr="006841A0">
        <w:rPr>
          <w:rFonts w:ascii="Cascadia Mono" w:hAnsi="Cascadia Mono" w:cs="Cascadia Mono"/>
          <w:color w:val="A31515"/>
          <w:kern w:val="0"/>
          <w:sz w:val="18"/>
          <w:szCs w:val="18"/>
        </w:rPr>
        <w:t>"</w:t>
      </w:r>
      <w:r w:rsidRPr="006841A0">
        <w:rPr>
          <w:rFonts w:ascii="Cascadia Mono" w:hAnsi="Cascadia Mono" w:cs="Cascadia Mono"/>
          <w:color w:val="000000"/>
          <w:kern w:val="0"/>
          <w:sz w:val="18"/>
          <w:szCs w:val="18"/>
        </w:rPr>
        <w:t>);</w:t>
      </w:r>
    </w:p>
    <w:p w14:paraId="170B3C25"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Console.WriteLine</w:t>
      </w:r>
      <w:proofErr w:type="spellEnd"/>
      <w:r w:rsidRPr="006841A0">
        <w:rPr>
          <w:rFonts w:ascii="Cascadia Mono" w:hAnsi="Cascadia Mono" w:cs="Cascadia Mono"/>
          <w:color w:val="000000"/>
          <w:kern w:val="0"/>
          <w:sz w:val="18"/>
          <w:szCs w:val="18"/>
        </w:rPr>
        <w:t>(</w:t>
      </w:r>
      <w:r w:rsidRPr="006841A0">
        <w:rPr>
          <w:rFonts w:ascii="Cascadia Mono" w:hAnsi="Cascadia Mono" w:cs="Cascadia Mono"/>
          <w:color w:val="A31515"/>
          <w:kern w:val="0"/>
          <w:sz w:val="18"/>
          <w:szCs w:val="18"/>
        </w:rPr>
        <w:t xml:space="preserve">$"Emp2 Name = </w:t>
      </w:r>
      <w:r w:rsidRPr="006841A0">
        <w:rPr>
          <w:rFonts w:ascii="Cascadia Mono" w:hAnsi="Cascadia Mono" w:cs="Cascadia Mono"/>
          <w:color w:val="000000"/>
          <w:kern w:val="0"/>
          <w:sz w:val="18"/>
          <w:szCs w:val="18"/>
        </w:rPr>
        <w:t>{Emp2.Name}</w:t>
      </w:r>
      <w:r w:rsidRPr="006841A0">
        <w:rPr>
          <w:rFonts w:ascii="Cascadia Mono" w:hAnsi="Cascadia Mono" w:cs="Cascadia Mono"/>
          <w:color w:val="A31515"/>
          <w:kern w:val="0"/>
          <w:sz w:val="18"/>
          <w:szCs w:val="18"/>
        </w:rPr>
        <w:t>"</w:t>
      </w:r>
      <w:r w:rsidRPr="006841A0">
        <w:rPr>
          <w:rFonts w:ascii="Cascadia Mono" w:hAnsi="Cascadia Mono" w:cs="Cascadia Mono"/>
          <w:color w:val="000000"/>
          <w:kern w:val="0"/>
          <w:sz w:val="18"/>
          <w:szCs w:val="18"/>
        </w:rPr>
        <w:t>);</w:t>
      </w:r>
    </w:p>
    <w:p w14:paraId="250F06DF"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Console.ReadKey</w:t>
      </w:r>
      <w:proofErr w:type="spellEnd"/>
      <w:r w:rsidRPr="006841A0">
        <w:rPr>
          <w:rFonts w:ascii="Cascadia Mono" w:hAnsi="Cascadia Mono" w:cs="Cascadia Mono"/>
          <w:color w:val="000000"/>
          <w:kern w:val="0"/>
          <w:sz w:val="18"/>
          <w:szCs w:val="18"/>
        </w:rPr>
        <w:t>();</w:t>
      </w:r>
    </w:p>
    <w:p w14:paraId="4C877207"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032E484B"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21981F3E"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public</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class</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2B91AF"/>
          <w:kern w:val="0"/>
          <w:sz w:val="18"/>
          <w:szCs w:val="18"/>
        </w:rPr>
        <w:t>Employee</w:t>
      </w:r>
    </w:p>
    <w:p w14:paraId="63F357A1"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09759E9F"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public</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int</w:t>
      </w: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EmployeeID</w:t>
      </w:r>
      <w:proofErr w:type="spellEnd"/>
      <w:r w:rsidRPr="006841A0">
        <w:rPr>
          <w:rFonts w:ascii="Cascadia Mono" w:hAnsi="Cascadia Mono" w:cs="Cascadia Mono"/>
          <w:color w:val="000000"/>
          <w:kern w:val="0"/>
          <w:sz w:val="18"/>
          <w:szCs w:val="18"/>
        </w:rPr>
        <w:t>;</w:t>
      </w:r>
    </w:p>
    <w:p w14:paraId="0052F928"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public</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string</w:t>
      </w:r>
      <w:r w:rsidRPr="006841A0">
        <w:rPr>
          <w:rFonts w:ascii="Cascadia Mono" w:hAnsi="Cascadia Mono" w:cs="Cascadia Mono"/>
          <w:color w:val="000000"/>
          <w:kern w:val="0"/>
          <w:sz w:val="18"/>
          <w:szCs w:val="18"/>
        </w:rPr>
        <w:t xml:space="preserve"> Name;</w:t>
      </w:r>
    </w:p>
    <w:p w14:paraId="0A2D1A46"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491FDCF7" w14:textId="7F559F62" w:rsidR="00BB0E8A" w:rsidRPr="006841A0" w:rsidRDefault="0040738C" w:rsidP="0040738C">
      <w:pPr>
        <w:pStyle w:val="Heading5"/>
        <w:shd w:val="clear" w:color="auto" w:fill="FFFFFF"/>
        <w:spacing w:before="0" w:beforeAutospacing="0" w:after="0" w:afterAutospacing="0"/>
        <w:jc w:val="both"/>
        <w:textAlignment w:val="baseline"/>
        <w:rPr>
          <w:rFonts w:ascii="Cascadia Mono" w:hAnsi="Cascadia Mono" w:cs="Cascadia Mono"/>
          <w:color w:val="000000"/>
          <w:sz w:val="18"/>
          <w:szCs w:val="18"/>
        </w:rPr>
      </w:pPr>
      <w:r w:rsidRPr="006841A0">
        <w:rPr>
          <w:rFonts w:ascii="Cascadia Mono" w:hAnsi="Cascadia Mono" w:cs="Cascadia Mono"/>
          <w:color w:val="000000"/>
          <w:sz w:val="18"/>
          <w:szCs w:val="18"/>
        </w:rPr>
        <w:t>}</w:t>
      </w:r>
    </w:p>
    <w:p w14:paraId="4BAAE0E3" w14:textId="77777777" w:rsidR="0040738C" w:rsidRPr="006841A0" w:rsidRDefault="0040738C" w:rsidP="0040738C">
      <w:pPr>
        <w:pStyle w:val="Heading5"/>
        <w:shd w:val="clear" w:color="auto" w:fill="FFFFFF"/>
        <w:spacing w:before="0" w:beforeAutospacing="0" w:after="0" w:afterAutospacing="0"/>
        <w:jc w:val="both"/>
        <w:textAlignment w:val="baseline"/>
        <w:rPr>
          <w:rFonts w:ascii="Cascadia Mono" w:hAnsi="Cascadia Mono" w:cs="Cascadia Mono"/>
          <w:color w:val="000000"/>
          <w:sz w:val="18"/>
          <w:szCs w:val="18"/>
        </w:rPr>
      </w:pPr>
    </w:p>
    <w:p w14:paraId="6D953621" w14:textId="24E21D56" w:rsidR="00302993" w:rsidRPr="00BB0E8A" w:rsidRDefault="00302993" w:rsidP="0040738C">
      <w:pPr>
        <w:pStyle w:val="Heading5"/>
        <w:shd w:val="clear" w:color="auto" w:fill="FFFFFF"/>
        <w:spacing w:before="0" w:beforeAutospacing="0" w:after="0" w:afterAutospacing="0"/>
        <w:jc w:val="both"/>
        <w:textAlignment w:val="baseline"/>
        <w:rPr>
          <w:rStyle w:val="Strong"/>
          <w:rFonts w:ascii="Arial" w:hAnsi="Arial" w:cs="Arial"/>
          <w:color w:val="000000"/>
          <w:sz w:val="22"/>
          <w:szCs w:val="22"/>
          <w:bdr w:val="none" w:sz="0" w:space="0" w:color="auto" w:frame="1"/>
        </w:rPr>
      </w:pPr>
      <w:r w:rsidRPr="00302993">
        <w:rPr>
          <w:rStyle w:val="Strong"/>
          <w:rFonts w:ascii="Arial" w:hAnsi="Arial" w:cs="Arial"/>
          <w:noProof/>
          <w:color w:val="000000"/>
          <w:sz w:val="22"/>
          <w:szCs w:val="22"/>
          <w:bdr w:val="none" w:sz="0" w:space="0" w:color="auto" w:frame="1"/>
        </w:rPr>
        <w:drawing>
          <wp:inline distT="0" distB="0" distL="0" distR="0" wp14:anchorId="118C2903" wp14:editId="70AF4672">
            <wp:extent cx="1180533" cy="341194"/>
            <wp:effectExtent l="0" t="0" r="635" b="1905"/>
            <wp:docPr id="211466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64646" name=""/>
                    <pic:cNvPicPr/>
                  </pic:nvPicPr>
                  <pic:blipFill>
                    <a:blip r:embed="rId11"/>
                    <a:stretch>
                      <a:fillRect/>
                    </a:stretch>
                  </pic:blipFill>
                  <pic:spPr>
                    <a:xfrm>
                      <a:off x="0" y="0"/>
                      <a:ext cx="1190407" cy="344048"/>
                    </a:xfrm>
                    <a:prstGeom prst="rect">
                      <a:avLst/>
                    </a:prstGeom>
                  </pic:spPr>
                </pic:pic>
              </a:graphicData>
            </a:graphic>
          </wp:inline>
        </w:drawing>
      </w:r>
    </w:p>
    <w:p w14:paraId="6CDA7783" w14:textId="77777777" w:rsidR="00BB0E8A" w:rsidRDefault="00BB0E8A" w:rsidP="00BB0E8A">
      <w:pPr>
        <w:pStyle w:val="Heading5"/>
        <w:shd w:val="clear" w:color="auto" w:fill="FFFFFF"/>
        <w:spacing w:before="0" w:beforeAutospacing="0" w:after="0" w:afterAutospacing="0"/>
        <w:jc w:val="both"/>
        <w:textAlignment w:val="baseline"/>
        <w:rPr>
          <w:rStyle w:val="Strong"/>
          <w:rFonts w:ascii="Arial" w:hAnsi="Arial" w:cs="Arial"/>
          <w:color w:val="000000"/>
          <w:sz w:val="27"/>
          <w:szCs w:val="27"/>
          <w:bdr w:val="none" w:sz="0" w:space="0" w:color="auto" w:frame="1"/>
        </w:rPr>
      </w:pPr>
    </w:p>
    <w:p w14:paraId="1A431165" w14:textId="171554A0" w:rsidR="00833BA2" w:rsidRPr="00833BA2" w:rsidRDefault="00833BA2" w:rsidP="00BB0E8A">
      <w:pPr>
        <w:pStyle w:val="Heading5"/>
        <w:shd w:val="clear" w:color="auto" w:fill="FFFFFF"/>
        <w:spacing w:before="0" w:beforeAutospacing="0" w:after="0" w:afterAutospacing="0"/>
        <w:jc w:val="both"/>
        <w:textAlignment w:val="baseline"/>
        <w:rPr>
          <w:rStyle w:val="Strong"/>
          <w:rFonts w:ascii="Arial" w:hAnsi="Arial" w:cs="Arial"/>
          <w:b/>
          <w:bCs/>
          <w:color w:val="000000"/>
          <w:sz w:val="22"/>
          <w:szCs w:val="22"/>
          <w:bdr w:val="none" w:sz="0" w:space="0" w:color="auto" w:frame="1"/>
        </w:rPr>
      </w:pPr>
      <w:r w:rsidRPr="00833BA2">
        <w:rPr>
          <w:rFonts w:ascii="Arial" w:hAnsi="Arial" w:cs="Arial"/>
          <w:b w:val="0"/>
          <w:bCs w:val="0"/>
          <w:color w:val="000000"/>
          <w:sz w:val="22"/>
          <w:szCs w:val="22"/>
          <w:shd w:val="clear" w:color="auto" w:fill="FFFFFF"/>
        </w:rPr>
        <w:t xml:space="preserve">When we assign Emp1 to Emp2, the reference of the object memory location that Emp1 is holding is copied to Emp2. Now we have two copies of reference, but they both point to the same memory location. So, changing the Name property’s value will change the object’s value in memory, which we have references in Emp1 and Emp2. So, “Smith” will be printed on the console for both references. </w:t>
      </w:r>
    </w:p>
    <w:p w14:paraId="5451B754" w14:textId="77777777" w:rsidR="00BB0E8A" w:rsidRPr="00BB0E8A" w:rsidRDefault="00BB0E8A" w:rsidP="00BB0E8A">
      <w:pPr>
        <w:pStyle w:val="Heading5"/>
        <w:shd w:val="clear" w:color="auto" w:fill="FFFFFF"/>
        <w:spacing w:before="0" w:beforeAutospacing="0" w:after="0" w:afterAutospacing="0"/>
        <w:jc w:val="both"/>
        <w:textAlignment w:val="baseline"/>
        <w:rPr>
          <w:rFonts w:ascii="Segoe UI" w:hAnsi="Segoe UI" w:cs="Segoe UI"/>
          <w:color w:val="3A3A3A"/>
        </w:rPr>
      </w:pPr>
    </w:p>
    <w:p w14:paraId="5F11BC9D" w14:textId="1B7E9D5A" w:rsidR="0005586B" w:rsidRPr="009D380C" w:rsidRDefault="0005586B" w:rsidP="0005586B">
      <w:pPr>
        <w:pStyle w:val="Heading5"/>
        <w:shd w:val="clear" w:color="auto" w:fill="FFFFFF"/>
        <w:spacing w:before="0" w:beforeAutospacing="0" w:after="0" w:afterAutospacing="0"/>
        <w:jc w:val="both"/>
        <w:textAlignment w:val="baseline"/>
        <w:rPr>
          <w:rFonts w:ascii="Segoe UI" w:hAnsi="Segoe UI" w:cs="Segoe UI"/>
          <w:b w:val="0"/>
          <w:bCs w:val="0"/>
          <w:color w:val="3A3A3A"/>
          <w:sz w:val="22"/>
          <w:szCs w:val="22"/>
        </w:rPr>
      </w:pPr>
      <w:r w:rsidRPr="009D380C">
        <w:rPr>
          <w:rStyle w:val="Strong"/>
          <w:rFonts w:ascii="Arial" w:eastAsiaTheme="majorEastAsia" w:hAnsi="Arial" w:cs="Arial"/>
          <w:b/>
          <w:bCs/>
          <w:color w:val="000000"/>
          <w:sz w:val="22"/>
          <w:szCs w:val="22"/>
          <w:bdr w:val="none" w:sz="0" w:space="0" w:color="auto" w:frame="1"/>
        </w:rPr>
        <w:t>Call By Reference</w:t>
      </w:r>
      <w:r w:rsidR="009A2D51" w:rsidRPr="009D380C">
        <w:rPr>
          <w:rStyle w:val="Strong"/>
          <w:rFonts w:ascii="Arial" w:hAnsi="Arial" w:cs="Arial"/>
          <w:b/>
          <w:bCs/>
          <w:color w:val="000000"/>
          <w:sz w:val="22"/>
          <w:szCs w:val="22"/>
          <w:bdr w:val="none" w:sz="0" w:space="0" w:color="auto" w:frame="1"/>
        </w:rPr>
        <w:t xml:space="preserve"> with Value Type</w:t>
      </w:r>
      <w:r w:rsidRPr="009D380C">
        <w:rPr>
          <w:rStyle w:val="Strong"/>
          <w:rFonts w:ascii="Arial" w:eastAsiaTheme="majorEastAsia" w:hAnsi="Arial" w:cs="Arial"/>
          <w:b/>
          <w:bCs/>
          <w:color w:val="000000"/>
          <w:sz w:val="22"/>
          <w:szCs w:val="22"/>
          <w:bdr w:val="none" w:sz="0" w:space="0" w:color="auto" w:frame="1"/>
        </w:rPr>
        <w:t xml:space="preserve"> in C#</w:t>
      </w:r>
    </w:p>
    <w:p w14:paraId="30D82B0A" w14:textId="77777777" w:rsidR="00542980" w:rsidRDefault="00542980" w:rsidP="00B72BEC">
      <w:pPr>
        <w:autoSpaceDE w:val="0"/>
        <w:autoSpaceDN w:val="0"/>
        <w:adjustRightInd w:val="0"/>
        <w:spacing w:after="0" w:line="240" w:lineRule="auto"/>
        <w:rPr>
          <w:rFonts w:ascii="Cascadia Mono" w:hAnsi="Cascadia Mono" w:cs="Cascadia Mono"/>
          <w:color w:val="0000FF"/>
          <w:kern w:val="0"/>
          <w:sz w:val="19"/>
          <w:szCs w:val="19"/>
        </w:rPr>
      </w:pPr>
    </w:p>
    <w:p w14:paraId="3AAB2B6E" w14:textId="5E02EA02"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FF"/>
          <w:kern w:val="0"/>
          <w:sz w:val="18"/>
          <w:szCs w:val="18"/>
        </w:rPr>
        <w:t>namespace</w:t>
      </w: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FunctionsDemo</w:t>
      </w:r>
      <w:proofErr w:type="spellEnd"/>
    </w:p>
    <w:p w14:paraId="53ADEE94"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w:t>
      </w:r>
    </w:p>
    <w:p w14:paraId="52A698E1"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class</w:t>
      </w:r>
      <w:r w:rsidRPr="00653590">
        <w:rPr>
          <w:rFonts w:ascii="Cascadia Mono" w:hAnsi="Cascadia Mono" w:cs="Cascadia Mono"/>
          <w:color w:val="000000"/>
          <w:kern w:val="0"/>
          <w:sz w:val="18"/>
          <w:szCs w:val="18"/>
        </w:rPr>
        <w:t xml:space="preserve"> </w:t>
      </w:r>
      <w:r w:rsidRPr="00653590">
        <w:rPr>
          <w:rFonts w:ascii="Cascadia Mono" w:hAnsi="Cascadia Mono" w:cs="Cascadia Mono"/>
          <w:color w:val="2B91AF"/>
          <w:kern w:val="0"/>
          <w:sz w:val="18"/>
          <w:szCs w:val="18"/>
        </w:rPr>
        <w:t>Program</w:t>
      </w:r>
    </w:p>
    <w:p w14:paraId="5C43C5E8"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2F0C2AC7"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static</w:t>
      </w: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void</w:t>
      </w:r>
      <w:r w:rsidRPr="00653590">
        <w:rPr>
          <w:rFonts w:ascii="Cascadia Mono" w:hAnsi="Cascadia Mono" w:cs="Cascadia Mono"/>
          <w:color w:val="000000"/>
          <w:kern w:val="0"/>
          <w:sz w:val="18"/>
          <w:szCs w:val="18"/>
        </w:rPr>
        <w:t xml:space="preserve"> Main(</w:t>
      </w:r>
      <w:r w:rsidRPr="00653590">
        <w:rPr>
          <w:rFonts w:ascii="Cascadia Mono" w:hAnsi="Cascadia Mono" w:cs="Cascadia Mono"/>
          <w:color w:val="0000FF"/>
          <w:kern w:val="0"/>
          <w:sz w:val="18"/>
          <w:szCs w:val="18"/>
        </w:rPr>
        <w:t>string</w:t>
      </w: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args</w:t>
      </w:r>
      <w:proofErr w:type="spellEnd"/>
      <w:r w:rsidRPr="00653590">
        <w:rPr>
          <w:rFonts w:ascii="Cascadia Mono" w:hAnsi="Cascadia Mono" w:cs="Cascadia Mono"/>
          <w:color w:val="000000"/>
          <w:kern w:val="0"/>
          <w:sz w:val="18"/>
          <w:szCs w:val="18"/>
        </w:rPr>
        <w:t>)</w:t>
      </w:r>
    </w:p>
    <w:p w14:paraId="00D1D170"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0C5C718F"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int</w:t>
      </w:r>
      <w:r w:rsidRPr="00653590">
        <w:rPr>
          <w:rFonts w:ascii="Cascadia Mono" w:hAnsi="Cascadia Mono" w:cs="Cascadia Mono"/>
          <w:color w:val="000000"/>
          <w:kern w:val="0"/>
          <w:sz w:val="18"/>
          <w:szCs w:val="18"/>
        </w:rPr>
        <w:t xml:space="preserve"> a = 15;</w:t>
      </w:r>
    </w:p>
    <w:p w14:paraId="517D3372"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UpdateValue</w:t>
      </w:r>
      <w:proofErr w:type="spellEnd"/>
      <w:r w:rsidRPr="00653590">
        <w:rPr>
          <w:rFonts w:ascii="Cascadia Mono" w:hAnsi="Cascadia Mono" w:cs="Cascadia Mono"/>
          <w:color w:val="000000"/>
          <w:kern w:val="0"/>
          <w:sz w:val="18"/>
          <w:szCs w:val="18"/>
        </w:rPr>
        <w:t>(</w:t>
      </w:r>
      <w:r w:rsidRPr="00653590">
        <w:rPr>
          <w:rFonts w:ascii="Cascadia Mono" w:hAnsi="Cascadia Mono" w:cs="Cascadia Mono"/>
          <w:color w:val="0000FF"/>
          <w:kern w:val="0"/>
          <w:sz w:val="18"/>
          <w:szCs w:val="18"/>
        </w:rPr>
        <w:t>ref</w:t>
      </w:r>
      <w:r w:rsidRPr="00653590">
        <w:rPr>
          <w:rFonts w:ascii="Cascadia Mono" w:hAnsi="Cascadia Mono" w:cs="Cascadia Mono"/>
          <w:color w:val="000000"/>
          <w:kern w:val="0"/>
          <w:sz w:val="18"/>
          <w:szCs w:val="18"/>
        </w:rPr>
        <w:t xml:space="preserve"> a);</w:t>
      </w:r>
    </w:p>
    <w:p w14:paraId="4B2B801B"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Console.WriteLine</w:t>
      </w:r>
      <w:proofErr w:type="spellEnd"/>
      <w:r w:rsidRPr="00653590">
        <w:rPr>
          <w:rFonts w:ascii="Cascadia Mono" w:hAnsi="Cascadia Mono" w:cs="Cascadia Mono"/>
          <w:color w:val="000000"/>
          <w:kern w:val="0"/>
          <w:sz w:val="18"/>
          <w:szCs w:val="18"/>
        </w:rPr>
        <w:t>(a);</w:t>
      </w:r>
    </w:p>
    <w:p w14:paraId="5EDE6C51"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Console.ReadKey</w:t>
      </w:r>
      <w:proofErr w:type="spellEnd"/>
      <w:r w:rsidRPr="00653590">
        <w:rPr>
          <w:rFonts w:ascii="Cascadia Mono" w:hAnsi="Cascadia Mono" w:cs="Cascadia Mono"/>
          <w:color w:val="000000"/>
          <w:kern w:val="0"/>
          <w:sz w:val="18"/>
          <w:szCs w:val="18"/>
        </w:rPr>
        <w:t>();</w:t>
      </w:r>
    </w:p>
    <w:p w14:paraId="15EE3778"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6ED2BA7A"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static</w:t>
      </w: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void</w:t>
      </w: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UpdateValue</w:t>
      </w:r>
      <w:proofErr w:type="spellEnd"/>
      <w:r w:rsidRPr="00653590">
        <w:rPr>
          <w:rFonts w:ascii="Cascadia Mono" w:hAnsi="Cascadia Mono" w:cs="Cascadia Mono"/>
          <w:color w:val="000000"/>
          <w:kern w:val="0"/>
          <w:sz w:val="18"/>
          <w:szCs w:val="18"/>
        </w:rPr>
        <w:t>(</w:t>
      </w:r>
      <w:r w:rsidRPr="00653590">
        <w:rPr>
          <w:rFonts w:ascii="Cascadia Mono" w:hAnsi="Cascadia Mono" w:cs="Cascadia Mono"/>
          <w:color w:val="0000FF"/>
          <w:kern w:val="0"/>
          <w:sz w:val="18"/>
          <w:szCs w:val="18"/>
        </w:rPr>
        <w:t>ref</w:t>
      </w: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int</w:t>
      </w:r>
      <w:r w:rsidRPr="00653590">
        <w:rPr>
          <w:rFonts w:ascii="Cascadia Mono" w:hAnsi="Cascadia Mono" w:cs="Cascadia Mono"/>
          <w:color w:val="000000"/>
          <w:kern w:val="0"/>
          <w:sz w:val="18"/>
          <w:szCs w:val="18"/>
        </w:rPr>
        <w:t xml:space="preserve"> b)</w:t>
      </w:r>
    </w:p>
    <w:p w14:paraId="2548C9E4"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7475F522"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b = 30;</w:t>
      </w:r>
    </w:p>
    <w:p w14:paraId="6C4A1A3A"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71DD0D17"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398E2734" w14:textId="484C2C75" w:rsidR="0005586B" w:rsidRPr="00653590" w:rsidRDefault="00B72BEC" w:rsidP="00B72BEC">
      <w:pPr>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w:t>
      </w:r>
    </w:p>
    <w:p w14:paraId="53ABB65B" w14:textId="3A488138" w:rsidR="00B72BEC" w:rsidRDefault="00C5282B" w:rsidP="00B72BEC">
      <w:r w:rsidRPr="00C5282B">
        <w:rPr>
          <w:noProof/>
        </w:rPr>
        <w:drawing>
          <wp:inline distT="0" distB="0" distL="0" distR="0" wp14:anchorId="0A921BDC" wp14:editId="6C6F46E7">
            <wp:extent cx="315803" cy="251208"/>
            <wp:effectExtent l="0" t="0" r="8255" b="0"/>
            <wp:docPr id="86643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33193" name=""/>
                    <pic:cNvPicPr/>
                  </pic:nvPicPr>
                  <pic:blipFill>
                    <a:blip r:embed="rId12"/>
                    <a:stretch>
                      <a:fillRect/>
                    </a:stretch>
                  </pic:blipFill>
                  <pic:spPr>
                    <a:xfrm>
                      <a:off x="0" y="0"/>
                      <a:ext cx="321362" cy="255630"/>
                    </a:xfrm>
                    <a:prstGeom prst="rect">
                      <a:avLst/>
                    </a:prstGeom>
                  </pic:spPr>
                </pic:pic>
              </a:graphicData>
            </a:graphic>
          </wp:inline>
        </w:drawing>
      </w:r>
    </w:p>
    <w:p w14:paraId="69B04D57" w14:textId="12D16965" w:rsidR="00C5282B" w:rsidRDefault="0033381A" w:rsidP="001B295F">
      <w:pPr>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It will print 30 on the console. This is because of the ref keyword. In the above example, when the </w:t>
      </w:r>
      <w:proofErr w:type="spellStart"/>
      <w:r>
        <w:rPr>
          <w:rFonts w:ascii="Arial" w:hAnsi="Arial" w:cs="Arial"/>
          <w:color w:val="000000"/>
          <w:sz w:val="23"/>
          <w:szCs w:val="23"/>
          <w:shd w:val="clear" w:color="auto" w:fill="FFFFFF"/>
        </w:rPr>
        <w:t>UpdateValue</w:t>
      </w:r>
      <w:proofErr w:type="spellEnd"/>
      <w:r>
        <w:rPr>
          <w:rFonts w:ascii="Arial" w:hAnsi="Arial" w:cs="Arial"/>
          <w:color w:val="000000"/>
          <w:sz w:val="23"/>
          <w:szCs w:val="23"/>
          <w:shd w:val="clear" w:color="auto" w:fill="FFFFFF"/>
        </w:rPr>
        <w:t xml:space="preserve"> method is called, </w:t>
      </w:r>
      <w:r w:rsidRPr="00642C2E">
        <w:rPr>
          <w:rFonts w:ascii="Arial" w:hAnsi="Arial" w:cs="Arial"/>
          <w:b/>
          <w:bCs/>
          <w:color w:val="000000"/>
          <w:sz w:val="23"/>
          <w:szCs w:val="23"/>
          <w:shd w:val="clear" w:color="auto" w:fill="FFFFFF"/>
        </w:rPr>
        <w:t>the incoming parameter b has the same memory address as a, which is passed as the argument.</w:t>
      </w:r>
      <w:r>
        <w:rPr>
          <w:rFonts w:ascii="Arial" w:hAnsi="Arial" w:cs="Arial"/>
          <w:color w:val="000000"/>
          <w:sz w:val="23"/>
          <w:szCs w:val="23"/>
          <w:shd w:val="clear" w:color="auto" w:fill="FFFFFF"/>
        </w:rPr>
        <w:t xml:space="preserve"> That’s why modifying the value of b would also reflect the change in a. In this case, a new memory location is not </w:t>
      </w:r>
      <w:r>
        <w:rPr>
          <w:rFonts w:ascii="Arial" w:hAnsi="Arial" w:cs="Arial"/>
          <w:color w:val="000000"/>
          <w:sz w:val="23"/>
          <w:szCs w:val="23"/>
          <w:shd w:val="clear" w:color="auto" w:fill="FFFFFF"/>
        </w:rPr>
        <w:lastRenderedPageBreak/>
        <w:t>created for method parameter b. Here, you can say b just as an alias of a or an alternative name of a. So, if we make any changes using variable b, it will also reflect in variable a.</w:t>
      </w:r>
    </w:p>
    <w:p w14:paraId="5CA4BDD8" w14:textId="77777777" w:rsidR="002D225E" w:rsidRPr="003B3A49" w:rsidRDefault="002D225E" w:rsidP="002D225E">
      <w:pPr>
        <w:pStyle w:val="Heading5"/>
        <w:shd w:val="clear" w:color="auto" w:fill="FFFFFF"/>
        <w:spacing w:before="0" w:beforeAutospacing="0" w:after="0" w:afterAutospacing="0"/>
        <w:jc w:val="both"/>
        <w:textAlignment w:val="baseline"/>
        <w:rPr>
          <w:rStyle w:val="Strong"/>
          <w:rFonts w:ascii="Arial" w:eastAsiaTheme="majorEastAsia" w:hAnsi="Arial" w:cs="Arial"/>
          <w:b/>
          <w:bCs/>
          <w:color w:val="000000"/>
          <w:sz w:val="22"/>
          <w:szCs w:val="22"/>
          <w:bdr w:val="none" w:sz="0" w:space="0" w:color="auto" w:frame="1"/>
        </w:rPr>
      </w:pPr>
      <w:r w:rsidRPr="003B3A49">
        <w:rPr>
          <w:rStyle w:val="Strong"/>
          <w:rFonts w:ascii="Arial" w:eastAsiaTheme="majorEastAsia" w:hAnsi="Arial" w:cs="Arial"/>
          <w:b/>
          <w:bCs/>
          <w:color w:val="000000"/>
          <w:sz w:val="22"/>
          <w:szCs w:val="22"/>
          <w:bdr w:val="none" w:sz="0" w:space="0" w:color="auto" w:frame="1"/>
        </w:rPr>
        <w:t>Call by Reference with Reference Types in C#</w:t>
      </w:r>
    </w:p>
    <w:p w14:paraId="18372010" w14:textId="77777777" w:rsidR="000B489A" w:rsidRDefault="000B489A" w:rsidP="00050C40">
      <w:pPr>
        <w:autoSpaceDE w:val="0"/>
        <w:autoSpaceDN w:val="0"/>
        <w:adjustRightInd w:val="0"/>
        <w:spacing w:after="0" w:line="240" w:lineRule="auto"/>
        <w:rPr>
          <w:rFonts w:ascii="Cascadia Mono" w:hAnsi="Cascadia Mono" w:cs="Cascadia Mono"/>
          <w:color w:val="0000FF"/>
          <w:kern w:val="0"/>
          <w:sz w:val="19"/>
          <w:szCs w:val="19"/>
        </w:rPr>
      </w:pPr>
    </w:p>
    <w:p w14:paraId="3FE9E3F8" w14:textId="667B0336"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FF"/>
          <w:kern w:val="0"/>
          <w:sz w:val="18"/>
          <w:szCs w:val="18"/>
        </w:rPr>
        <w:t>using</w:t>
      </w:r>
      <w:r w:rsidRPr="00A53B59">
        <w:rPr>
          <w:rFonts w:ascii="Cascadia Mono" w:hAnsi="Cascadia Mono" w:cs="Cascadia Mono"/>
          <w:color w:val="000000"/>
          <w:kern w:val="0"/>
          <w:sz w:val="18"/>
          <w:szCs w:val="18"/>
        </w:rPr>
        <w:t xml:space="preserve"> System;</w:t>
      </w:r>
    </w:p>
    <w:p w14:paraId="0ADB6CC6"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FF"/>
          <w:kern w:val="0"/>
          <w:sz w:val="18"/>
          <w:szCs w:val="18"/>
        </w:rPr>
        <w:t>namespace</w:t>
      </w: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FunctionsDemo</w:t>
      </w:r>
      <w:proofErr w:type="spellEnd"/>
    </w:p>
    <w:p w14:paraId="1EE8ACF1"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w:t>
      </w:r>
    </w:p>
    <w:p w14:paraId="5F3F5830"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class</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2B91AF"/>
          <w:kern w:val="0"/>
          <w:sz w:val="18"/>
          <w:szCs w:val="18"/>
        </w:rPr>
        <w:t>Program</w:t>
      </w:r>
    </w:p>
    <w:p w14:paraId="1C2723F3"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249AD415"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static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void</w:t>
      </w:r>
      <w:r w:rsidRPr="00A53B59">
        <w:rPr>
          <w:rFonts w:ascii="Cascadia Mono" w:hAnsi="Cascadia Mono" w:cs="Cascadia Mono"/>
          <w:color w:val="000000"/>
          <w:kern w:val="0"/>
          <w:sz w:val="18"/>
          <w:szCs w:val="18"/>
        </w:rPr>
        <w:t xml:space="preserve"> Main(</w:t>
      </w:r>
      <w:r w:rsidRPr="00A53B59">
        <w:rPr>
          <w:rFonts w:ascii="Cascadia Mono" w:hAnsi="Cascadia Mono" w:cs="Cascadia Mono"/>
          <w:color w:val="0000FF"/>
          <w:kern w:val="0"/>
          <w:sz w:val="18"/>
          <w:szCs w:val="18"/>
        </w:rPr>
        <w:t>string</w:t>
      </w: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args</w:t>
      </w:r>
      <w:proofErr w:type="spellEnd"/>
      <w:r w:rsidRPr="00A53B59">
        <w:rPr>
          <w:rFonts w:ascii="Cascadia Mono" w:hAnsi="Cascadia Mono" w:cs="Cascadia Mono"/>
          <w:color w:val="000000"/>
          <w:kern w:val="0"/>
          <w:sz w:val="18"/>
          <w:szCs w:val="18"/>
        </w:rPr>
        <w:t>)</w:t>
      </w:r>
    </w:p>
    <w:p w14:paraId="62C6E2F2"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02FD5C66"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Employee Emp1 = </w:t>
      </w:r>
      <w:r w:rsidRPr="00A53B59">
        <w:rPr>
          <w:rFonts w:ascii="Cascadia Mono" w:hAnsi="Cascadia Mono" w:cs="Cascadia Mono"/>
          <w:color w:val="0000FF"/>
          <w:kern w:val="0"/>
          <w:sz w:val="18"/>
          <w:szCs w:val="18"/>
        </w:rPr>
        <w:t>new</w:t>
      </w:r>
      <w:r w:rsidRPr="00A53B59">
        <w:rPr>
          <w:rFonts w:ascii="Cascadia Mono" w:hAnsi="Cascadia Mono" w:cs="Cascadia Mono"/>
          <w:color w:val="000000"/>
          <w:kern w:val="0"/>
          <w:sz w:val="18"/>
          <w:szCs w:val="18"/>
        </w:rPr>
        <w:t xml:space="preserve"> Employee();</w:t>
      </w:r>
    </w:p>
    <w:p w14:paraId="4CCE598B"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Emp1.EmployeeID = 1001;</w:t>
      </w:r>
    </w:p>
    <w:p w14:paraId="234E14F3"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Emp1.Name = </w:t>
      </w:r>
      <w:r w:rsidRPr="00A53B59">
        <w:rPr>
          <w:rFonts w:ascii="Cascadia Mono" w:hAnsi="Cascadia Mono" w:cs="Cascadia Mono"/>
          <w:color w:val="A31515"/>
          <w:kern w:val="0"/>
          <w:sz w:val="18"/>
          <w:szCs w:val="18"/>
        </w:rPr>
        <w:t>"James"</w:t>
      </w:r>
      <w:r w:rsidRPr="00A53B59">
        <w:rPr>
          <w:rFonts w:ascii="Cascadia Mono" w:hAnsi="Cascadia Mono" w:cs="Cascadia Mono"/>
          <w:color w:val="000000"/>
          <w:kern w:val="0"/>
          <w:sz w:val="18"/>
          <w:szCs w:val="18"/>
        </w:rPr>
        <w:t>;</w:t>
      </w:r>
    </w:p>
    <w:p w14:paraId="05866488"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UpdateName</w:t>
      </w:r>
      <w:proofErr w:type="spellEnd"/>
      <w:r w:rsidRPr="00A53B59">
        <w:rPr>
          <w:rFonts w:ascii="Cascadia Mono" w:hAnsi="Cascadia Mono" w:cs="Cascadia Mono"/>
          <w:color w:val="000000"/>
          <w:kern w:val="0"/>
          <w:sz w:val="18"/>
          <w:szCs w:val="18"/>
        </w:rPr>
        <w:t>(</w:t>
      </w:r>
      <w:r w:rsidRPr="00A53B59">
        <w:rPr>
          <w:rFonts w:ascii="Cascadia Mono" w:hAnsi="Cascadia Mono" w:cs="Cascadia Mono"/>
          <w:color w:val="0000FF"/>
          <w:kern w:val="0"/>
          <w:sz w:val="18"/>
          <w:szCs w:val="18"/>
        </w:rPr>
        <w:t>ref</w:t>
      </w:r>
      <w:r w:rsidRPr="00A53B59">
        <w:rPr>
          <w:rFonts w:ascii="Cascadia Mono" w:hAnsi="Cascadia Mono" w:cs="Cascadia Mono"/>
          <w:color w:val="000000"/>
          <w:kern w:val="0"/>
          <w:sz w:val="18"/>
          <w:szCs w:val="18"/>
        </w:rPr>
        <w:t xml:space="preserve"> Emp1);</w:t>
      </w:r>
    </w:p>
    <w:p w14:paraId="0FCB5601"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Console.WriteLine</w:t>
      </w:r>
      <w:proofErr w:type="spellEnd"/>
      <w:r w:rsidRPr="00A53B59">
        <w:rPr>
          <w:rFonts w:ascii="Cascadia Mono" w:hAnsi="Cascadia Mono" w:cs="Cascadia Mono"/>
          <w:color w:val="000000"/>
          <w:kern w:val="0"/>
          <w:sz w:val="18"/>
          <w:szCs w:val="18"/>
        </w:rPr>
        <w:t>(</w:t>
      </w:r>
      <w:r w:rsidRPr="00A53B59">
        <w:rPr>
          <w:rFonts w:ascii="Cascadia Mono" w:hAnsi="Cascadia Mono" w:cs="Cascadia Mono"/>
          <w:color w:val="A31515"/>
          <w:kern w:val="0"/>
          <w:sz w:val="18"/>
          <w:szCs w:val="18"/>
        </w:rPr>
        <w:t xml:space="preserve">$"Emp1 Name = </w:t>
      </w:r>
      <w:r w:rsidRPr="00A53B59">
        <w:rPr>
          <w:rFonts w:ascii="Cascadia Mono" w:hAnsi="Cascadia Mono" w:cs="Cascadia Mono"/>
          <w:color w:val="000000"/>
          <w:kern w:val="0"/>
          <w:sz w:val="18"/>
          <w:szCs w:val="18"/>
        </w:rPr>
        <w:t>{Emp1.Name}</w:t>
      </w:r>
      <w:r w:rsidRPr="00A53B59">
        <w:rPr>
          <w:rFonts w:ascii="Cascadia Mono" w:hAnsi="Cascadia Mono" w:cs="Cascadia Mono"/>
          <w:color w:val="A31515"/>
          <w:kern w:val="0"/>
          <w:sz w:val="18"/>
          <w:szCs w:val="18"/>
        </w:rPr>
        <w:t>"</w:t>
      </w:r>
      <w:r w:rsidRPr="00A53B59">
        <w:rPr>
          <w:rFonts w:ascii="Cascadia Mono" w:hAnsi="Cascadia Mono" w:cs="Cascadia Mono"/>
          <w:color w:val="000000"/>
          <w:kern w:val="0"/>
          <w:sz w:val="18"/>
          <w:szCs w:val="18"/>
        </w:rPr>
        <w:t>);</w:t>
      </w:r>
    </w:p>
    <w:p w14:paraId="06AF185E"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Console.ReadKey</w:t>
      </w:r>
      <w:proofErr w:type="spellEnd"/>
      <w:r w:rsidRPr="00A53B59">
        <w:rPr>
          <w:rFonts w:ascii="Cascadia Mono" w:hAnsi="Cascadia Mono" w:cs="Cascadia Mono"/>
          <w:color w:val="000000"/>
          <w:kern w:val="0"/>
          <w:sz w:val="18"/>
          <w:szCs w:val="18"/>
        </w:rPr>
        <w:t>();</w:t>
      </w:r>
    </w:p>
    <w:p w14:paraId="064683E0"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5A3DE4EA" w14:textId="069A1E9B"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static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void</w:t>
      </w: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UpdateName</w:t>
      </w:r>
      <w:proofErr w:type="spellEnd"/>
      <w:r w:rsidRPr="00A53B59">
        <w:rPr>
          <w:rFonts w:ascii="Cascadia Mono" w:hAnsi="Cascadia Mono" w:cs="Cascadia Mono"/>
          <w:color w:val="000000"/>
          <w:kern w:val="0"/>
          <w:sz w:val="18"/>
          <w:szCs w:val="18"/>
        </w:rPr>
        <w:t>(</w:t>
      </w:r>
      <w:r w:rsidRPr="00A53B59">
        <w:rPr>
          <w:rFonts w:ascii="Cascadia Mono" w:hAnsi="Cascadia Mono" w:cs="Cascadia Mono"/>
          <w:color w:val="0000FF"/>
          <w:kern w:val="0"/>
          <w:sz w:val="18"/>
          <w:szCs w:val="18"/>
        </w:rPr>
        <w:t>ref</w:t>
      </w:r>
      <w:r w:rsidRPr="00A53B59">
        <w:rPr>
          <w:rFonts w:ascii="Cascadia Mono" w:hAnsi="Cascadia Mono" w:cs="Cascadia Mono"/>
          <w:color w:val="000000"/>
          <w:kern w:val="0"/>
          <w:sz w:val="18"/>
          <w:szCs w:val="18"/>
        </w:rPr>
        <w:t xml:space="preserve"> Employee Emp2)</w:t>
      </w:r>
    </w:p>
    <w:p w14:paraId="1383DC39"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44A429CF"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Emp2.Name = </w:t>
      </w:r>
      <w:r w:rsidRPr="00A53B59">
        <w:rPr>
          <w:rFonts w:ascii="Cascadia Mono" w:hAnsi="Cascadia Mono" w:cs="Cascadia Mono"/>
          <w:color w:val="A31515"/>
          <w:kern w:val="0"/>
          <w:sz w:val="18"/>
          <w:szCs w:val="18"/>
        </w:rPr>
        <w:t>"Kamal"</w:t>
      </w:r>
      <w:r w:rsidRPr="00A53B59">
        <w:rPr>
          <w:rFonts w:ascii="Cascadia Mono" w:hAnsi="Cascadia Mono" w:cs="Cascadia Mono"/>
          <w:color w:val="000000"/>
          <w:kern w:val="0"/>
          <w:sz w:val="18"/>
          <w:szCs w:val="18"/>
        </w:rPr>
        <w:t>;</w:t>
      </w:r>
    </w:p>
    <w:p w14:paraId="68E4BF64"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2A8F4D53"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56963581"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public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class</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2B91AF"/>
          <w:kern w:val="0"/>
          <w:sz w:val="18"/>
          <w:szCs w:val="18"/>
        </w:rPr>
        <w:t>Employee</w:t>
      </w:r>
    </w:p>
    <w:p w14:paraId="5B8F7339"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294437FC"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public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int</w:t>
      </w: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EmployeeID</w:t>
      </w:r>
      <w:proofErr w:type="spellEnd"/>
      <w:r w:rsidRPr="00A53B59">
        <w:rPr>
          <w:rFonts w:ascii="Cascadia Mono" w:hAnsi="Cascadia Mono" w:cs="Cascadia Mono"/>
          <w:color w:val="000000"/>
          <w:kern w:val="0"/>
          <w:sz w:val="18"/>
          <w:szCs w:val="18"/>
        </w:rPr>
        <w:t>;</w:t>
      </w:r>
    </w:p>
    <w:p w14:paraId="39249610"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public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string</w:t>
      </w:r>
      <w:r w:rsidRPr="00A53B59">
        <w:rPr>
          <w:rFonts w:ascii="Cascadia Mono" w:hAnsi="Cascadia Mono" w:cs="Cascadia Mono"/>
          <w:color w:val="000000"/>
          <w:kern w:val="0"/>
          <w:sz w:val="18"/>
          <w:szCs w:val="18"/>
        </w:rPr>
        <w:t xml:space="preserve"> Name;</w:t>
      </w:r>
    </w:p>
    <w:p w14:paraId="4B9DC3A5"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74FCDA17" w14:textId="7E6776FE" w:rsidR="00050C40" w:rsidRPr="00A53B59" w:rsidRDefault="00050C40" w:rsidP="00050C40">
      <w:pPr>
        <w:jc w:val="both"/>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w:t>
      </w:r>
    </w:p>
    <w:p w14:paraId="5B9F3122" w14:textId="6E85771B" w:rsidR="004E3048" w:rsidRPr="00B928AF" w:rsidRDefault="004E3048" w:rsidP="00050C40">
      <w:pPr>
        <w:jc w:val="both"/>
        <w:rPr>
          <w:rFonts w:ascii="Cascadia Mono" w:hAnsi="Cascadia Mono" w:cs="Cascadia Mono"/>
          <w:color w:val="000000"/>
          <w:kern w:val="0"/>
        </w:rPr>
      </w:pPr>
      <w:r w:rsidRPr="00B928AF">
        <w:rPr>
          <w:rFonts w:ascii="Cascadia Mono" w:hAnsi="Cascadia Mono" w:cs="Cascadia Mono"/>
          <w:noProof/>
          <w:color w:val="000000"/>
          <w:kern w:val="0"/>
        </w:rPr>
        <w:drawing>
          <wp:inline distT="0" distB="0" distL="0" distR="0" wp14:anchorId="11373DB9" wp14:editId="2E9F675E">
            <wp:extent cx="1439839" cy="180964"/>
            <wp:effectExtent l="0" t="0" r="0" b="0"/>
            <wp:docPr id="130260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00818" name=""/>
                    <pic:cNvPicPr/>
                  </pic:nvPicPr>
                  <pic:blipFill>
                    <a:blip r:embed="rId13"/>
                    <a:stretch>
                      <a:fillRect/>
                    </a:stretch>
                  </pic:blipFill>
                  <pic:spPr>
                    <a:xfrm>
                      <a:off x="0" y="0"/>
                      <a:ext cx="1439839" cy="180964"/>
                    </a:xfrm>
                    <a:prstGeom prst="rect">
                      <a:avLst/>
                    </a:prstGeom>
                  </pic:spPr>
                </pic:pic>
              </a:graphicData>
            </a:graphic>
          </wp:inline>
        </w:drawing>
      </w:r>
    </w:p>
    <w:p w14:paraId="235E8D91" w14:textId="52B97D62" w:rsidR="004E3048" w:rsidRPr="00B928AF" w:rsidRDefault="004E3048" w:rsidP="00050C40">
      <w:pPr>
        <w:jc w:val="both"/>
        <w:rPr>
          <w:rFonts w:ascii="Arial" w:hAnsi="Arial" w:cs="Arial"/>
          <w:color w:val="000000"/>
          <w:shd w:val="clear" w:color="auto" w:fill="FFFFFF"/>
        </w:rPr>
      </w:pPr>
      <w:r w:rsidRPr="00B928AF">
        <w:rPr>
          <w:rFonts w:ascii="Arial" w:hAnsi="Arial" w:cs="Arial"/>
          <w:color w:val="000000"/>
          <w:shd w:val="clear" w:color="auto" w:fill="FFFFFF"/>
        </w:rPr>
        <w:t xml:space="preserve">Now, when the </w:t>
      </w:r>
      <w:proofErr w:type="spellStart"/>
      <w:r w:rsidRPr="00B928AF">
        <w:rPr>
          <w:rFonts w:ascii="Arial" w:hAnsi="Arial" w:cs="Arial"/>
          <w:color w:val="000000"/>
          <w:shd w:val="clear" w:color="auto" w:fill="FFFFFF"/>
        </w:rPr>
        <w:t>UpdateName</w:t>
      </w:r>
      <w:proofErr w:type="spellEnd"/>
      <w:r w:rsidRPr="00B928AF">
        <w:rPr>
          <w:rFonts w:ascii="Arial" w:hAnsi="Arial" w:cs="Arial"/>
          <w:color w:val="000000"/>
          <w:shd w:val="clear" w:color="auto" w:fill="FFFFFF"/>
        </w:rPr>
        <w:t xml:space="preserve"> method sets the Emp2 to </w:t>
      </w:r>
      <w:r w:rsidR="00A206D9" w:rsidRPr="00B928AF">
        <w:rPr>
          <w:rFonts w:ascii="Arial" w:hAnsi="Arial" w:cs="Arial"/>
          <w:color w:val="000000"/>
          <w:shd w:val="clear" w:color="auto" w:fill="FFFFFF"/>
        </w:rPr>
        <w:t>Kamal</w:t>
      </w:r>
      <w:r w:rsidRPr="00B928AF">
        <w:rPr>
          <w:rFonts w:ascii="Arial" w:hAnsi="Arial" w:cs="Arial"/>
          <w:color w:val="000000"/>
          <w:shd w:val="clear" w:color="auto" w:fill="FFFFFF"/>
        </w:rPr>
        <w:t xml:space="preserve">, this also sets the Emp1 to </w:t>
      </w:r>
      <w:r w:rsidR="00A206D9" w:rsidRPr="00B928AF">
        <w:rPr>
          <w:rFonts w:ascii="Arial" w:hAnsi="Arial" w:cs="Arial"/>
          <w:color w:val="000000"/>
          <w:shd w:val="clear" w:color="auto" w:fill="FFFFFF"/>
        </w:rPr>
        <w:t>Kamal</w:t>
      </w:r>
      <w:r w:rsidRPr="00B928AF">
        <w:rPr>
          <w:rFonts w:ascii="Arial" w:hAnsi="Arial" w:cs="Arial"/>
          <w:color w:val="000000"/>
          <w:shd w:val="clear" w:color="auto" w:fill="FFFFFF"/>
        </w:rPr>
        <w:t xml:space="preserve">. This is because of Call By Reference. </w:t>
      </w:r>
      <w:r w:rsidRPr="00642C2E">
        <w:rPr>
          <w:rFonts w:ascii="Arial" w:hAnsi="Arial" w:cs="Arial"/>
          <w:b/>
          <w:bCs/>
          <w:color w:val="000000"/>
          <w:shd w:val="clear" w:color="auto" w:fill="FFFFFF"/>
        </w:rPr>
        <w:t>So, in this case, the reference of Emp1 is passed to the method, and hence a new reference is not created for Emp2</w:t>
      </w:r>
      <w:r w:rsidRPr="00B928AF">
        <w:rPr>
          <w:rFonts w:ascii="Arial" w:hAnsi="Arial" w:cs="Arial"/>
          <w:color w:val="000000"/>
          <w:shd w:val="clear" w:color="auto" w:fill="FFFFFF"/>
        </w:rPr>
        <w:t>. So, here, you can consider Emp2 as an alias of Emp1 or an alternative name for Emp1.</w:t>
      </w:r>
    </w:p>
    <w:p w14:paraId="667E4EC5" w14:textId="1D6039F6" w:rsidR="004A4CD6" w:rsidRPr="007B1DB4" w:rsidRDefault="004A4CD6" w:rsidP="00927499">
      <w:pPr>
        <w:rPr>
          <w:rStyle w:val="Strong"/>
          <w:rFonts w:ascii="Arial" w:hAnsi="Arial" w:cs="Arial"/>
          <w:shd w:val="clear" w:color="auto" w:fill="FFFFFF"/>
        </w:rPr>
      </w:pPr>
      <w:proofErr w:type="spellStart"/>
      <w:r w:rsidRPr="007B1DB4">
        <w:rPr>
          <w:rStyle w:val="Strong"/>
          <w:rFonts w:ascii="Arial" w:hAnsi="Arial" w:cs="Arial"/>
          <w:shd w:val="clear" w:color="auto" w:fill="FFFFFF"/>
        </w:rPr>
        <w:t>Const</w:t>
      </w:r>
      <w:proofErr w:type="spellEnd"/>
      <w:r w:rsidR="0054040D" w:rsidRPr="007B1DB4">
        <w:rPr>
          <w:rStyle w:val="Strong"/>
          <w:rFonts w:ascii="Arial" w:hAnsi="Arial" w:cs="Arial"/>
          <w:shd w:val="clear" w:color="auto" w:fill="FFFFFF"/>
        </w:rPr>
        <w:t>,</w:t>
      </w:r>
      <w:r w:rsidRPr="007B1DB4">
        <w:rPr>
          <w:rStyle w:val="Strong"/>
          <w:rFonts w:ascii="Arial" w:hAnsi="Arial" w:cs="Arial"/>
          <w:shd w:val="clear" w:color="auto" w:fill="FFFFFF"/>
        </w:rPr>
        <w:t xml:space="preserve"> Read-Only </w:t>
      </w:r>
      <w:r w:rsidR="0054040D" w:rsidRPr="007B1DB4">
        <w:rPr>
          <w:rStyle w:val="Strong"/>
          <w:rFonts w:ascii="Arial" w:hAnsi="Arial" w:cs="Arial"/>
          <w:shd w:val="clear" w:color="auto" w:fill="FFFFFF"/>
        </w:rPr>
        <w:t xml:space="preserve">and Static Variable </w:t>
      </w:r>
      <w:r w:rsidRPr="007B1DB4">
        <w:rPr>
          <w:rStyle w:val="Strong"/>
          <w:rFonts w:ascii="Arial" w:hAnsi="Arial" w:cs="Arial"/>
          <w:shd w:val="clear" w:color="auto" w:fill="FFFFFF"/>
        </w:rPr>
        <w:t>in C#</w:t>
      </w:r>
    </w:p>
    <w:p w14:paraId="2B577FCA" w14:textId="3F68724C" w:rsidR="00446918" w:rsidRPr="00170BA8" w:rsidRDefault="00290AC7" w:rsidP="00927499">
      <w:pPr>
        <w:rPr>
          <w:rStyle w:val="Strong"/>
          <w:rFonts w:ascii="Arial" w:hAnsi="Arial" w:cs="Arial"/>
          <w:b w:val="0"/>
          <w:bCs w:val="0"/>
          <w:color w:val="0000FF"/>
          <w:shd w:val="clear" w:color="auto" w:fill="FFFFFF"/>
        </w:rPr>
      </w:pPr>
      <w:proofErr w:type="spellStart"/>
      <w:r w:rsidRPr="00170BA8">
        <w:rPr>
          <w:rFonts w:ascii="Arial" w:hAnsi="Arial" w:cs="Arial"/>
          <w:b/>
          <w:bCs/>
          <w:color w:val="000000"/>
          <w:bdr w:val="none" w:sz="0" w:space="0" w:color="auto" w:frame="1"/>
        </w:rPr>
        <w:t>C</w:t>
      </w:r>
      <w:r w:rsidR="00446918" w:rsidRPr="00170BA8">
        <w:rPr>
          <w:rFonts w:ascii="Arial" w:hAnsi="Arial" w:cs="Arial"/>
          <w:b/>
          <w:bCs/>
          <w:color w:val="000000"/>
          <w:bdr w:val="none" w:sz="0" w:space="0" w:color="auto" w:frame="1"/>
        </w:rPr>
        <w:t>onst</w:t>
      </w:r>
      <w:proofErr w:type="spellEnd"/>
      <w:r w:rsidR="00446918" w:rsidRPr="00170BA8">
        <w:rPr>
          <w:rFonts w:ascii="Arial" w:hAnsi="Arial" w:cs="Arial"/>
          <w:b/>
          <w:bCs/>
          <w:color w:val="000000"/>
          <w:bdr w:val="none" w:sz="0" w:space="0" w:color="auto" w:frame="1"/>
        </w:rPr>
        <w:t xml:space="preserve"> </w:t>
      </w:r>
      <w:r w:rsidRPr="00170BA8">
        <w:rPr>
          <w:rFonts w:ascii="Arial" w:hAnsi="Arial" w:cs="Arial"/>
          <w:b/>
          <w:bCs/>
          <w:color w:val="000000"/>
          <w:bdr w:val="none" w:sz="0" w:space="0" w:color="auto" w:frame="1"/>
        </w:rPr>
        <w:t xml:space="preserve">Variables in </w:t>
      </w:r>
      <w:proofErr w:type="spellStart"/>
      <w:r w:rsidRPr="00170BA8">
        <w:rPr>
          <w:rFonts w:ascii="Arial" w:hAnsi="Arial" w:cs="Arial"/>
          <w:b/>
          <w:bCs/>
          <w:color w:val="000000"/>
          <w:bdr w:val="none" w:sz="0" w:space="0" w:color="auto" w:frame="1"/>
        </w:rPr>
        <w:t>c#</w:t>
      </w:r>
      <w:proofErr w:type="spellEnd"/>
    </w:p>
    <w:p w14:paraId="0DA6D9E2" w14:textId="363C7D0A" w:rsidR="00446918" w:rsidRDefault="00EA49DD" w:rsidP="00446918">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When</w:t>
      </w:r>
      <w:r w:rsidR="00446918" w:rsidRPr="00B928AF">
        <w:rPr>
          <w:rFonts w:ascii="Arial" w:hAnsi="Arial" w:cs="Arial"/>
          <w:color w:val="000000"/>
          <w:sz w:val="22"/>
          <w:szCs w:val="22"/>
          <w:bdr w:val="none" w:sz="0" w:space="0" w:color="auto" w:frame="1"/>
        </w:rPr>
        <w:t xml:space="preserve"> we declare a variable by using the </w:t>
      </w:r>
      <w:proofErr w:type="spellStart"/>
      <w:r w:rsidR="00446918" w:rsidRPr="00B928AF">
        <w:rPr>
          <w:rFonts w:ascii="Arial" w:hAnsi="Arial" w:cs="Arial"/>
          <w:color w:val="000000"/>
          <w:sz w:val="22"/>
          <w:szCs w:val="22"/>
          <w:bdr w:val="none" w:sz="0" w:space="0" w:color="auto" w:frame="1"/>
        </w:rPr>
        <w:t>const</w:t>
      </w:r>
      <w:proofErr w:type="spellEnd"/>
      <w:r w:rsidR="00446918" w:rsidRPr="00B928AF">
        <w:rPr>
          <w:rFonts w:ascii="Arial" w:hAnsi="Arial" w:cs="Arial"/>
          <w:color w:val="000000"/>
          <w:sz w:val="22"/>
          <w:szCs w:val="22"/>
          <w:bdr w:val="none" w:sz="0" w:space="0" w:color="auto" w:frame="1"/>
        </w:rPr>
        <w:t xml:space="preserve"> keyword, then it is a constant variable and the value of the constant variable can’t be modified once after its declaration. So, it is mandatory to initialize the constant variable at the time of its declaration only. Suppose, you want to declare a constant PI in your program, then you can declare the constant variable as follows:</w:t>
      </w:r>
    </w:p>
    <w:p w14:paraId="74B90B5A" w14:textId="77777777" w:rsidR="004C175D" w:rsidRDefault="004C175D" w:rsidP="00446918">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2ACC6292" w14:textId="7281B2E6" w:rsidR="004C175D" w:rsidRDefault="004C175D" w:rsidP="00446918">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PI = 3.14f;</w:t>
      </w:r>
    </w:p>
    <w:p w14:paraId="569C9AF6" w14:textId="77777777" w:rsidR="004C175D" w:rsidRDefault="004C175D" w:rsidP="00446918">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8ACBCF2" w14:textId="57E44CC4" w:rsidR="00523499" w:rsidRPr="00B928AF" w:rsidRDefault="00523499" w:rsidP="00050C40">
      <w:pPr>
        <w:jc w:val="both"/>
        <w:rPr>
          <w:rFonts w:ascii="Arial" w:hAnsi="Arial" w:cs="Arial"/>
          <w:color w:val="000000"/>
          <w:shd w:val="clear" w:color="auto" w:fill="FFFFFF"/>
        </w:rPr>
      </w:pPr>
      <w:r w:rsidRPr="00B928AF">
        <w:rPr>
          <w:rFonts w:ascii="Arial" w:hAnsi="Arial" w:cs="Arial"/>
          <w:color w:val="000000"/>
          <w:shd w:val="clear" w:color="auto" w:fill="FFFFFF"/>
        </w:rPr>
        <w:t xml:space="preserve">If you are not initializing the </w:t>
      </w:r>
      <w:proofErr w:type="spellStart"/>
      <w:r w:rsidRPr="00B928AF">
        <w:rPr>
          <w:rFonts w:ascii="Arial" w:hAnsi="Arial" w:cs="Arial"/>
          <w:color w:val="000000"/>
          <w:shd w:val="clear" w:color="auto" w:fill="FFFFFF"/>
        </w:rPr>
        <w:t>const</w:t>
      </w:r>
      <w:proofErr w:type="spellEnd"/>
      <w:r w:rsidRPr="00B928AF">
        <w:rPr>
          <w:rFonts w:ascii="Arial" w:hAnsi="Arial" w:cs="Arial"/>
          <w:color w:val="000000"/>
          <w:shd w:val="clear" w:color="auto" w:fill="FFFFFF"/>
        </w:rPr>
        <w:t xml:space="preserve"> variable at the time of its declaration, then you will get a compiler error as shown in the below image.</w:t>
      </w:r>
    </w:p>
    <w:p w14:paraId="6A0CDF94" w14:textId="06AD14F3" w:rsidR="00361BCD" w:rsidRDefault="00361BCD" w:rsidP="00050C40">
      <w:pPr>
        <w:jc w:val="both"/>
      </w:pPr>
      <w:r w:rsidRPr="00361BCD">
        <w:rPr>
          <w:noProof/>
        </w:rPr>
        <w:drawing>
          <wp:inline distT="0" distB="0" distL="0" distR="0" wp14:anchorId="39095085" wp14:editId="746A9521">
            <wp:extent cx="3582537" cy="980193"/>
            <wp:effectExtent l="0" t="0" r="0" b="0"/>
            <wp:docPr id="157287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73003" name=""/>
                    <pic:cNvPicPr/>
                  </pic:nvPicPr>
                  <pic:blipFill>
                    <a:blip r:embed="rId14"/>
                    <a:stretch>
                      <a:fillRect/>
                    </a:stretch>
                  </pic:blipFill>
                  <pic:spPr>
                    <a:xfrm>
                      <a:off x="0" y="0"/>
                      <a:ext cx="3605601" cy="986503"/>
                    </a:xfrm>
                    <a:prstGeom prst="rect">
                      <a:avLst/>
                    </a:prstGeom>
                  </pic:spPr>
                </pic:pic>
              </a:graphicData>
            </a:graphic>
          </wp:inline>
        </w:drawing>
      </w:r>
    </w:p>
    <w:p w14:paraId="325AF182" w14:textId="77777777" w:rsidR="00225DCC" w:rsidRDefault="00225DCC" w:rsidP="00050C40">
      <w:pPr>
        <w:jc w:val="both"/>
      </w:pPr>
    </w:p>
    <w:p w14:paraId="113C5F1C" w14:textId="77777777" w:rsidR="004F7F47" w:rsidRPr="00170BA8" w:rsidRDefault="004F7F47" w:rsidP="004F7F47">
      <w:pPr>
        <w:rPr>
          <w:rFonts w:ascii="Arial" w:hAnsi="Arial" w:cs="Arial"/>
          <w:b/>
          <w:bCs/>
          <w:color w:val="000000"/>
          <w:sz w:val="23"/>
          <w:szCs w:val="23"/>
          <w:bdr w:val="none" w:sz="0" w:space="0" w:color="auto" w:frame="1"/>
        </w:rPr>
      </w:pPr>
      <w:r w:rsidRPr="00170BA8">
        <w:rPr>
          <w:rFonts w:ascii="Arial" w:hAnsi="Arial" w:cs="Arial"/>
          <w:b/>
          <w:bCs/>
          <w:sz w:val="23"/>
          <w:szCs w:val="23"/>
        </w:rPr>
        <w:lastRenderedPageBreak/>
        <w:t>Read-Only Variables in C#</w:t>
      </w:r>
    </w:p>
    <w:p w14:paraId="54197263" w14:textId="30724B6C" w:rsidR="004F7F47" w:rsidRDefault="006C7933" w:rsidP="004F7F47">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sidRPr="006C7933">
        <w:rPr>
          <w:rFonts w:ascii="Arial" w:hAnsi="Arial" w:cs="Arial"/>
          <w:color w:val="000000"/>
          <w:sz w:val="23"/>
          <w:szCs w:val="23"/>
          <w:bdr w:val="none" w:sz="0" w:space="0" w:color="auto" w:frame="1"/>
        </w:rPr>
        <w:t xml:space="preserve">When we declare a variable using the </w:t>
      </w:r>
      <w:proofErr w:type="spellStart"/>
      <w:r w:rsidRPr="006C7933">
        <w:rPr>
          <w:rFonts w:ascii="Arial" w:hAnsi="Arial" w:cs="Arial"/>
          <w:color w:val="000000"/>
          <w:sz w:val="23"/>
          <w:szCs w:val="23"/>
          <w:bdr w:val="none" w:sz="0" w:space="0" w:color="auto" w:frame="1"/>
        </w:rPr>
        <w:t>readonly</w:t>
      </w:r>
      <w:proofErr w:type="spellEnd"/>
      <w:r w:rsidRPr="006C7933">
        <w:rPr>
          <w:rFonts w:ascii="Arial" w:hAnsi="Arial" w:cs="Arial"/>
          <w:color w:val="000000"/>
          <w:sz w:val="23"/>
          <w:szCs w:val="23"/>
          <w:bdr w:val="none" w:sz="0" w:space="0" w:color="auto" w:frame="1"/>
        </w:rPr>
        <w:t xml:space="preserve"> keyword, it is known as a read-only variable. These variables can’t be modified after initialization, similar to constants.</w:t>
      </w:r>
      <w:r>
        <w:rPr>
          <w:rFonts w:ascii="Arial" w:hAnsi="Arial" w:cs="Arial"/>
          <w:color w:val="000000"/>
          <w:sz w:val="23"/>
          <w:szCs w:val="23"/>
          <w:bdr w:val="none" w:sz="0" w:space="0" w:color="auto" w:frame="1"/>
        </w:rPr>
        <w:t xml:space="preserve"> </w:t>
      </w:r>
      <w:r w:rsidR="002D5CA2">
        <w:rPr>
          <w:rFonts w:ascii="Arial" w:hAnsi="Arial" w:cs="Arial"/>
          <w:color w:val="000000"/>
          <w:sz w:val="23"/>
          <w:szCs w:val="23"/>
          <w:bdr w:val="none" w:sz="0" w:space="0" w:color="auto" w:frame="1"/>
        </w:rPr>
        <w:t>It</w:t>
      </w:r>
      <w:r w:rsidR="004F7F47">
        <w:rPr>
          <w:rFonts w:ascii="Arial" w:hAnsi="Arial" w:cs="Arial"/>
          <w:color w:val="000000"/>
          <w:sz w:val="23"/>
          <w:szCs w:val="23"/>
          <w:bdr w:val="none" w:sz="0" w:space="0" w:color="auto" w:frame="1"/>
        </w:rPr>
        <w:t xml:space="preserve"> is not mandatory to initialize a read-only variable at the time of its declaration, they can also be initialized under the constructor. That means we can modify the read-only variable value only within a constructor.</w:t>
      </w:r>
    </w:p>
    <w:p w14:paraId="76206E4E" w14:textId="77777777" w:rsidR="00435B02" w:rsidRDefault="00435B02" w:rsidP="004F7F47">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14:paraId="69B9517D"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FF"/>
          <w:kern w:val="0"/>
          <w:sz w:val="18"/>
          <w:szCs w:val="18"/>
        </w:rPr>
        <w:t>using</w:t>
      </w:r>
      <w:r w:rsidRPr="00477573">
        <w:rPr>
          <w:rFonts w:ascii="Cascadia Mono" w:hAnsi="Cascadia Mono" w:cs="Cascadia Mono"/>
          <w:color w:val="000000"/>
          <w:kern w:val="0"/>
          <w:sz w:val="18"/>
          <w:szCs w:val="18"/>
        </w:rPr>
        <w:t xml:space="preserve"> System;</w:t>
      </w:r>
    </w:p>
    <w:p w14:paraId="05781416"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FF"/>
          <w:kern w:val="0"/>
          <w:sz w:val="18"/>
          <w:szCs w:val="18"/>
        </w:rPr>
        <w:t>namespace</w:t>
      </w: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00"/>
          <w:kern w:val="0"/>
          <w:sz w:val="18"/>
          <w:szCs w:val="18"/>
        </w:rPr>
        <w:t>ReadOnlyDemo</w:t>
      </w:r>
      <w:proofErr w:type="spellEnd"/>
    </w:p>
    <w:p w14:paraId="6AA74424"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w:t>
      </w:r>
    </w:p>
    <w:p w14:paraId="2DEE031A"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class</w:t>
      </w:r>
      <w:r w:rsidRPr="00477573">
        <w:rPr>
          <w:rFonts w:ascii="Cascadia Mono" w:hAnsi="Cascadia Mono" w:cs="Cascadia Mono"/>
          <w:color w:val="000000"/>
          <w:kern w:val="0"/>
          <w:sz w:val="18"/>
          <w:szCs w:val="18"/>
        </w:rPr>
        <w:t xml:space="preserve"> </w:t>
      </w:r>
      <w:r w:rsidRPr="00477573">
        <w:rPr>
          <w:rFonts w:ascii="Cascadia Mono" w:hAnsi="Cascadia Mono" w:cs="Cascadia Mono"/>
          <w:color w:val="2B91AF"/>
          <w:kern w:val="0"/>
          <w:sz w:val="18"/>
          <w:szCs w:val="18"/>
        </w:rPr>
        <w:t>Program</w:t>
      </w:r>
    </w:p>
    <w:p w14:paraId="1EF9D71C"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71BE1EC4"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FF"/>
          <w:kern w:val="0"/>
          <w:sz w:val="18"/>
          <w:szCs w:val="18"/>
        </w:rPr>
        <w:t>readonly</w:t>
      </w:r>
      <w:proofErr w:type="spellEnd"/>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int</w:t>
      </w:r>
      <w:r w:rsidRPr="00477573">
        <w:rPr>
          <w:rFonts w:ascii="Cascadia Mono" w:hAnsi="Cascadia Mono" w:cs="Cascadia Mono"/>
          <w:color w:val="000000"/>
          <w:kern w:val="0"/>
          <w:sz w:val="18"/>
          <w:szCs w:val="18"/>
        </w:rPr>
        <w:t xml:space="preserve"> number = 5;</w:t>
      </w:r>
    </w:p>
    <w:p w14:paraId="25AF3DFD"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8000"/>
          <w:kern w:val="0"/>
          <w:sz w:val="18"/>
          <w:szCs w:val="18"/>
        </w:rPr>
        <w:t>//You can also initialize through constructor</w:t>
      </w:r>
    </w:p>
    <w:p w14:paraId="4EE9E541"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public</w:t>
      </w:r>
      <w:r w:rsidRPr="00477573">
        <w:rPr>
          <w:rFonts w:ascii="Cascadia Mono" w:hAnsi="Cascadia Mono" w:cs="Cascadia Mono"/>
          <w:color w:val="000000"/>
          <w:kern w:val="0"/>
          <w:sz w:val="18"/>
          <w:szCs w:val="18"/>
        </w:rPr>
        <w:t xml:space="preserve"> </w:t>
      </w:r>
      <w:r w:rsidRPr="00477573">
        <w:rPr>
          <w:rFonts w:ascii="Cascadia Mono" w:hAnsi="Cascadia Mono" w:cs="Cascadia Mono"/>
          <w:color w:val="2B91AF"/>
          <w:kern w:val="0"/>
          <w:sz w:val="18"/>
          <w:szCs w:val="18"/>
        </w:rPr>
        <w:t>Program</w:t>
      </w:r>
      <w:r w:rsidRPr="00477573">
        <w:rPr>
          <w:rFonts w:ascii="Cascadia Mono" w:hAnsi="Cascadia Mono" w:cs="Cascadia Mono"/>
          <w:color w:val="000000"/>
          <w:kern w:val="0"/>
          <w:sz w:val="18"/>
          <w:szCs w:val="18"/>
        </w:rPr>
        <w:t>()</w:t>
      </w:r>
    </w:p>
    <w:p w14:paraId="7E0CE05A"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4F07D28F"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number = 20;</w:t>
      </w:r>
    </w:p>
    <w:p w14:paraId="7A258725"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0CBE966C"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p>
    <w:p w14:paraId="069D6A01"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static</w:t>
      </w: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void</w:t>
      </w:r>
      <w:r w:rsidRPr="00477573">
        <w:rPr>
          <w:rFonts w:ascii="Cascadia Mono" w:hAnsi="Cascadia Mono" w:cs="Cascadia Mono"/>
          <w:color w:val="000000"/>
          <w:kern w:val="0"/>
          <w:sz w:val="18"/>
          <w:szCs w:val="18"/>
        </w:rPr>
        <w:t xml:space="preserve"> Main(</w:t>
      </w:r>
      <w:r w:rsidRPr="00477573">
        <w:rPr>
          <w:rFonts w:ascii="Cascadia Mono" w:hAnsi="Cascadia Mono" w:cs="Cascadia Mono"/>
          <w:color w:val="0000FF"/>
          <w:kern w:val="0"/>
          <w:sz w:val="18"/>
          <w:szCs w:val="18"/>
        </w:rPr>
        <w:t>string</w:t>
      </w: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00"/>
          <w:kern w:val="0"/>
          <w:sz w:val="18"/>
          <w:szCs w:val="18"/>
        </w:rPr>
        <w:t>args</w:t>
      </w:r>
      <w:proofErr w:type="spellEnd"/>
      <w:r w:rsidRPr="00477573">
        <w:rPr>
          <w:rFonts w:ascii="Cascadia Mono" w:hAnsi="Cascadia Mono" w:cs="Cascadia Mono"/>
          <w:color w:val="000000"/>
          <w:kern w:val="0"/>
          <w:sz w:val="18"/>
          <w:szCs w:val="18"/>
        </w:rPr>
        <w:t>)</w:t>
      </w:r>
    </w:p>
    <w:p w14:paraId="5FF867C0"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57B12437"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Program </w:t>
      </w:r>
      <w:proofErr w:type="spellStart"/>
      <w:r w:rsidRPr="00477573">
        <w:rPr>
          <w:rFonts w:ascii="Cascadia Mono" w:hAnsi="Cascadia Mono" w:cs="Cascadia Mono"/>
          <w:color w:val="000000"/>
          <w:kern w:val="0"/>
          <w:sz w:val="18"/>
          <w:szCs w:val="18"/>
        </w:rPr>
        <w:t>obj</w:t>
      </w:r>
      <w:proofErr w:type="spellEnd"/>
      <w:r w:rsidRPr="00477573">
        <w:rPr>
          <w:rFonts w:ascii="Cascadia Mono" w:hAnsi="Cascadia Mono" w:cs="Cascadia Mono"/>
          <w:color w:val="000000"/>
          <w:kern w:val="0"/>
          <w:sz w:val="18"/>
          <w:szCs w:val="18"/>
        </w:rPr>
        <w:t xml:space="preserve"> = </w:t>
      </w:r>
      <w:r w:rsidRPr="00477573">
        <w:rPr>
          <w:rFonts w:ascii="Cascadia Mono" w:hAnsi="Cascadia Mono" w:cs="Cascadia Mono"/>
          <w:color w:val="0000FF"/>
          <w:kern w:val="0"/>
          <w:sz w:val="18"/>
          <w:szCs w:val="18"/>
        </w:rPr>
        <w:t>new</w:t>
      </w:r>
      <w:r w:rsidRPr="00477573">
        <w:rPr>
          <w:rFonts w:ascii="Cascadia Mono" w:hAnsi="Cascadia Mono" w:cs="Cascadia Mono"/>
          <w:color w:val="000000"/>
          <w:kern w:val="0"/>
          <w:sz w:val="18"/>
          <w:szCs w:val="18"/>
        </w:rPr>
        <w:t xml:space="preserve"> Program();</w:t>
      </w:r>
    </w:p>
    <w:p w14:paraId="41C7284C"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00"/>
          <w:kern w:val="0"/>
          <w:sz w:val="18"/>
          <w:szCs w:val="18"/>
        </w:rPr>
        <w:t>Console.WriteLine</w:t>
      </w:r>
      <w:proofErr w:type="spellEnd"/>
      <w:r w:rsidRPr="00477573">
        <w:rPr>
          <w:rFonts w:ascii="Cascadia Mono" w:hAnsi="Cascadia Mono" w:cs="Cascadia Mono"/>
          <w:color w:val="000000"/>
          <w:kern w:val="0"/>
          <w:sz w:val="18"/>
          <w:szCs w:val="18"/>
        </w:rPr>
        <w:t>(</w:t>
      </w:r>
      <w:proofErr w:type="spellStart"/>
      <w:r w:rsidRPr="00477573">
        <w:rPr>
          <w:rFonts w:ascii="Cascadia Mono" w:hAnsi="Cascadia Mono" w:cs="Cascadia Mono"/>
          <w:color w:val="000000"/>
          <w:kern w:val="0"/>
          <w:sz w:val="18"/>
          <w:szCs w:val="18"/>
        </w:rPr>
        <w:t>obj.number</w:t>
      </w:r>
      <w:proofErr w:type="spellEnd"/>
      <w:r w:rsidRPr="00477573">
        <w:rPr>
          <w:rFonts w:ascii="Cascadia Mono" w:hAnsi="Cascadia Mono" w:cs="Cascadia Mono"/>
          <w:color w:val="000000"/>
          <w:kern w:val="0"/>
          <w:sz w:val="18"/>
          <w:szCs w:val="18"/>
        </w:rPr>
        <w:t>);</w:t>
      </w:r>
    </w:p>
    <w:p w14:paraId="1061CF0B"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8000"/>
          <w:kern w:val="0"/>
          <w:sz w:val="18"/>
          <w:szCs w:val="18"/>
        </w:rPr>
        <w:t xml:space="preserve">//You cannot change the value of a </w:t>
      </w:r>
      <w:proofErr w:type="spellStart"/>
      <w:r w:rsidRPr="00477573">
        <w:rPr>
          <w:rFonts w:ascii="Cascadia Mono" w:hAnsi="Cascadia Mono" w:cs="Cascadia Mono"/>
          <w:color w:val="008000"/>
          <w:kern w:val="0"/>
          <w:sz w:val="18"/>
          <w:szCs w:val="18"/>
        </w:rPr>
        <w:t>readonly</w:t>
      </w:r>
      <w:proofErr w:type="spellEnd"/>
      <w:r w:rsidRPr="00477573">
        <w:rPr>
          <w:rFonts w:ascii="Cascadia Mono" w:hAnsi="Cascadia Mono" w:cs="Cascadia Mono"/>
          <w:color w:val="008000"/>
          <w:kern w:val="0"/>
          <w:sz w:val="18"/>
          <w:szCs w:val="18"/>
        </w:rPr>
        <w:t xml:space="preserve"> variable once it is initialized</w:t>
      </w:r>
    </w:p>
    <w:p w14:paraId="13508DE6"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8000"/>
          <w:kern w:val="0"/>
          <w:sz w:val="18"/>
          <w:szCs w:val="18"/>
        </w:rPr>
        <w:t xml:space="preserve">//The following statement will give us compile time error </w:t>
      </w:r>
    </w:p>
    <w:p w14:paraId="14606D2D"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8000"/>
          <w:kern w:val="0"/>
          <w:sz w:val="18"/>
          <w:szCs w:val="18"/>
        </w:rPr>
        <w:t>//</w:t>
      </w:r>
      <w:proofErr w:type="spellStart"/>
      <w:r w:rsidRPr="00477573">
        <w:rPr>
          <w:rFonts w:ascii="Cascadia Mono" w:hAnsi="Cascadia Mono" w:cs="Cascadia Mono"/>
          <w:color w:val="008000"/>
          <w:kern w:val="0"/>
          <w:sz w:val="18"/>
          <w:szCs w:val="18"/>
        </w:rPr>
        <w:t>obj.number</w:t>
      </w:r>
      <w:proofErr w:type="spellEnd"/>
      <w:r w:rsidRPr="00477573">
        <w:rPr>
          <w:rFonts w:ascii="Cascadia Mono" w:hAnsi="Cascadia Mono" w:cs="Cascadia Mono"/>
          <w:color w:val="008000"/>
          <w:kern w:val="0"/>
          <w:sz w:val="18"/>
          <w:szCs w:val="18"/>
        </w:rPr>
        <w:t xml:space="preserve"> = 20;</w:t>
      </w:r>
    </w:p>
    <w:p w14:paraId="524908CD"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00"/>
          <w:kern w:val="0"/>
          <w:sz w:val="18"/>
          <w:szCs w:val="18"/>
        </w:rPr>
        <w:t>Console.ReadLine</w:t>
      </w:r>
      <w:proofErr w:type="spellEnd"/>
      <w:r w:rsidRPr="00477573">
        <w:rPr>
          <w:rFonts w:ascii="Cascadia Mono" w:hAnsi="Cascadia Mono" w:cs="Cascadia Mono"/>
          <w:color w:val="000000"/>
          <w:kern w:val="0"/>
          <w:sz w:val="18"/>
          <w:szCs w:val="18"/>
        </w:rPr>
        <w:t>();</w:t>
      </w:r>
    </w:p>
    <w:p w14:paraId="56E375D1"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6F2BA87E"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46C419F2" w14:textId="78EBD43E" w:rsidR="0058060A" w:rsidRDefault="0058060A" w:rsidP="0058060A">
      <w:pPr>
        <w:jc w:val="both"/>
        <w:rPr>
          <w:rFonts w:ascii="Cascadia Mono" w:hAnsi="Cascadia Mono" w:cs="Cascadia Mono"/>
          <w:color w:val="000000"/>
          <w:kern w:val="0"/>
          <w:sz w:val="19"/>
          <w:szCs w:val="19"/>
        </w:rPr>
      </w:pPr>
      <w:r w:rsidRPr="00477573">
        <w:rPr>
          <w:rFonts w:ascii="Cascadia Mono" w:hAnsi="Cascadia Mono" w:cs="Cascadia Mono"/>
          <w:color w:val="000000"/>
          <w:kern w:val="0"/>
          <w:sz w:val="18"/>
          <w:szCs w:val="18"/>
        </w:rPr>
        <w:t>}</w:t>
      </w:r>
    </w:p>
    <w:p w14:paraId="4B2E0287" w14:textId="00F1A455" w:rsidR="002C424F" w:rsidRDefault="000E638D" w:rsidP="002C424F">
      <w:pPr>
        <w:jc w:val="both"/>
      </w:pPr>
      <w:r>
        <w:pict w14:anchorId="1CFBD494">
          <v:shape id="_x0000_i1026" type="#_x0000_t75" style="width:29pt;height:14.5pt;visibility:visible;mso-wrap-style:square">
            <v:imagedata r:id="rId15" o:title=""/>
          </v:shape>
        </w:pict>
      </w:r>
    </w:p>
    <w:p w14:paraId="73F88489" w14:textId="794C0538" w:rsidR="00133A77" w:rsidRPr="00170BA8" w:rsidRDefault="00133A77" w:rsidP="00133A77">
      <w:pPr>
        <w:rPr>
          <w:rFonts w:ascii="Arial" w:hAnsi="Arial" w:cs="Arial"/>
          <w:b/>
          <w:bCs/>
          <w:color w:val="000000"/>
          <w:sz w:val="23"/>
          <w:szCs w:val="23"/>
          <w:bdr w:val="none" w:sz="0" w:space="0" w:color="auto" w:frame="1"/>
        </w:rPr>
      </w:pPr>
      <w:r w:rsidRPr="00170BA8">
        <w:rPr>
          <w:rFonts w:ascii="Arial" w:hAnsi="Arial" w:cs="Arial"/>
          <w:b/>
          <w:bCs/>
          <w:sz w:val="23"/>
          <w:szCs w:val="23"/>
        </w:rPr>
        <w:t>Static Variables in C#</w:t>
      </w:r>
    </w:p>
    <w:p w14:paraId="4F24D8EA" w14:textId="3EB09978" w:rsidR="002C424F" w:rsidRDefault="00C737BA" w:rsidP="002C424F">
      <w:pPr>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Whenever we declare a variable by using the static modifier or when we declare a variable inside of any static block then those variables are considered static variables whereas the rest of the others are considered non-static variables.</w:t>
      </w:r>
    </w:p>
    <w:p w14:paraId="5158874E" w14:textId="320D4365" w:rsidR="000E795C" w:rsidRDefault="00CC57D0" w:rsidP="002C424F">
      <w:pPr>
        <w:jc w:val="both"/>
        <w:rPr>
          <w:rFonts w:ascii="Arial" w:hAnsi="Arial" w:cs="Arial"/>
          <w:color w:val="000000"/>
          <w:sz w:val="23"/>
          <w:szCs w:val="23"/>
          <w:shd w:val="clear" w:color="auto" w:fill="FFFFFF"/>
        </w:rPr>
      </w:pPr>
      <w:r w:rsidRPr="00CC57D0">
        <w:rPr>
          <w:rFonts w:ascii="Arial" w:hAnsi="Arial" w:cs="Arial"/>
          <w:noProof/>
          <w:color w:val="000000"/>
          <w:sz w:val="23"/>
          <w:szCs w:val="23"/>
          <w:shd w:val="clear" w:color="auto" w:fill="FFFFFF"/>
        </w:rPr>
        <w:drawing>
          <wp:inline distT="0" distB="0" distL="0" distR="0" wp14:anchorId="41DF44FF" wp14:editId="67CBD465">
            <wp:extent cx="2323085" cy="1978925"/>
            <wp:effectExtent l="0" t="0" r="1270" b="2540"/>
            <wp:docPr id="199670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7623" name=""/>
                    <pic:cNvPicPr/>
                  </pic:nvPicPr>
                  <pic:blipFill>
                    <a:blip r:embed="rId16"/>
                    <a:stretch>
                      <a:fillRect/>
                    </a:stretch>
                  </pic:blipFill>
                  <pic:spPr>
                    <a:xfrm>
                      <a:off x="0" y="0"/>
                      <a:ext cx="2334021" cy="1988241"/>
                    </a:xfrm>
                    <a:prstGeom prst="rect">
                      <a:avLst/>
                    </a:prstGeom>
                  </pic:spPr>
                </pic:pic>
              </a:graphicData>
            </a:graphic>
          </wp:inline>
        </w:drawing>
      </w:r>
    </w:p>
    <w:p w14:paraId="6103178B" w14:textId="0C70D2E2" w:rsidR="000E795C" w:rsidRPr="00B928AF" w:rsidRDefault="000E795C" w:rsidP="002C424F">
      <w:pPr>
        <w:jc w:val="both"/>
        <w:rPr>
          <w:rFonts w:ascii="Arial" w:hAnsi="Arial" w:cs="Arial"/>
          <w:color w:val="000000"/>
          <w:shd w:val="clear" w:color="auto" w:fill="FFFFFF"/>
        </w:rPr>
      </w:pPr>
      <w:r w:rsidRPr="00B928AF">
        <w:rPr>
          <w:rFonts w:ascii="Arial" w:hAnsi="Arial" w:cs="Arial"/>
          <w:color w:val="000000"/>
          <w:shd w:val="clear" w:color="auto" w:fill="FFFFFF"/>
        </w:rPr>
        <w:t xml:space="preserve">If you want a </w:t>
      </w:r>
      <w:r w:rsidRPr="00BC0E4F">
        <w:rPr>
          <w:rFonts w:ascii="Arial" w:hAnsi="Arial" w:cs="Arial"/>
          <w:b/>
          <w:bCs/>
          <w:color w:val="000000"/>
          <w:shd w:val="clear" w:color="auto" w:fill="FFFFFF"/>
        </w:rPr>
        <w:t>variable to have the same value throughout all instances of a class</w:t>
      </w:r>
      <w:r w:rsidRPr="00B928AF">
        <w:rPr>
          <w:rFonts w:ascii="Arial" w:hAnsi="Arial" w:cs="Arial"/>
          <w:color w:val="000000"/>
          <w:shd w:val="clear" w:color="auto" w:fill="FFFFFF"/>
        </w:rPr>
        <w:t xml:space="preserve"> then you need to declare that variable as a static variable. So, the static variables are going to hold the application-level data which is going to be the same for all the objects. </w:t>
      </w:r>
    </w:p>
    <w:p w14:paraId="2F463D34" w14:textId="77777777" w:rsidR="003338A6" w:rsidRDefault="003338A6" w:rsidP="00A93B6F">
      <w:pPr>
        <w:rPr>
          <w:rStyle w:val="Strong"/>
          <w:rFonts w:ascii="Arial" w:hAnsi="Arial" w:cs="Arial"/>
          <w:color w:val="0000FF"/>
          <w:shd w:val="clear" w:color="auto" w:fill="FFFFFF"/>
        </w:rPr>
      </w:pPr>
    </w:p>
    <w:p w14:paraId="34E13509" w14:textId="6E00C9AF" w:rsidR="004740D4" w:rsidRPr="00B928AF" w:rsidRDefault="004740D4" w:rsidP="00A93B6F">
      <w:pPr>
        <w:rPr>
          <w:rStyle w:val="Strong"/>
          <w:rFonts w:ascii="Arial" w:hAnsi="Arial" w:cs="Arial"/>
          <w:color w:val="0000FF"/>
          <w:shd w:val="clear" w:color="auto" w:fill="FFFFFF"/>
        </w:rPr>
      </w:pPr>
      <w:r w:rsidRPr="00B928AF">
        <w:rPr>
          <w:rStyle w:val="Strong"/>
          <w:rFonts w:ascii="Arial" w:hAnsi="Arial" w:cs="Arial"/>
          <w:color w:val="0000FF"/>
          <w:shd w:val="clear" w:color="auto" w:fill="FFFFFF"/>
        </w:rPr>
        <w:lastRenderedPageBreak/>
        <w:t>Boxing and Unboxing in C#</w:t>
      </w:r>
    </w:p>
    <w:p w14:paraId="3EBC6C9E" w14:textId="77777777" w:rsidR="004740D4" w:rsidRPr="00B928AF" w:rsidRDefault="004740D4" w:rsidP="004740D4">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B928AF">
        <w:rPr>
          <w:rStyle w:val="Strong"/>
          <w:rFonts w:ascii="Arial" w:eastAsiaTheme="majorEastAsia" w:hAnsi="Arial" w:cs="Arial"/>
          <w:color w:val="000000"/>
          <w:sz w:val="22"/>
          <w:szCs w:val="22"/>
          <w:bdr w:val="none" w:sz="0" w:space="0" w:color="auto" w:frame="1"/>
        </w:rPr>
        <w:t>Boxing:</w:t>
      </w:r>
      <w:r w:rsidRPr="00B928AF">
        <w:rPr>
          <w:rFonts w:ascii="Arial" w:hAnsi="Arial" w:cs="Arial"/>
          <w:color w:val="000000"/>
          <w:sz w:val="22"/>
          <w:szCs w:val="22"/>
          <w:bdr w:val="none" w:sz="0" w:space="0" w:color="auto" w:frame="1"/>
        </w:rPr>
        <w:t> Boxing is the process of converting a value type (like int, double, struct) to a reference type (object). When a value type is boxed, a new object is allocated to the heap, and the value is copied into it.</w:t>
      </w:r>
    </w:p>
    <w:p w14:paraId="57F71610" w14:textId="77777777" w:rsidR="001715F0" w:rsidRPr="00B928AF" w:rsidRDefault="001715F0" w:rsidP="004740D4">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5D9FB4C6" w14:textId="77777777" w:rsidR="004740D4" w:rsidRPr="00B928AF" w:rsidRDefault="004740D4" w:rsidP="004740D4">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B928AF">
        <w:rPr>
          <w:rStyle w:val="Strong"/>
          <w:rFonts w:ascii="Arial" w:eastAsiaTheme="majorEastAsia" w:hAnsi="Arial" w:cs="Arial"/>
          <w:color w:val="000000"/>
          <w:sz w:val="22"/>
          <w:szCs w:val="22"/>
          <w:bdr w:val="none" w:sz="0" w:space="0" w:color="auto" w:frame="1"/>
        </w:rPr>
        <w:t>Unboxing:</w:t>
      </w:r>
      <w:r w:rsidRPr="00B928AF">
        <w:rPr>
          <w:rFonts w:ascii="Arial" w:hAnsi="Arial" w:cs="Arial"/>
          <w:color w:val="000000"/>
          <w:sz w:val="22"/>
          <w:szCs w:val="22"/>
          <w:bdr w:val="none" w:sz="0" w:space="0" w:color="auto" w:frame="1"/>
        </w:rPr>
        <w:t xml:space="preserve"> Unboxing is the reverse process of boxing, where a value is extracted from an object. It involves </w:t>
      </w:r>
      <w:r w:rsidRPr="00B64775">
        <w:rPr>
          <w:rFonts w:ascii="Arial" w:hAnsi="Arial" w:cs="Arial"/>
          <w:b/>
          <w:bCs/>
          <w:color w:val="000000"/>
          <w:sz w:val="22"/>
          <w:szCs w:val="22"/>
          <w:bdr w:val="none" w:sz="0" w:space="0" w:color="auto" w:frame="1"/>
        </w:rPr>
        <w:t>explicitly converting a reference type (object) into a value type</w:t>
      </w:r>
      <w:r w:rsidRPr="00B928AF">
        <w:rPr>
          <w:rFonts w:ascii="Arial" w:hAnsi="Arial" w:cs="Arial"/>
          <w:color w:val="000000"/>
          <w:sz w:val="22"/>
          <w:szCs w:val="22"/>
          <w:bdr w:val="none" w:sz="0" w:space="0" w:color="auto" w:frame="1"/>
        </w:rPr>
        <w:t>. This operation also involves a copy operation, where the value is copied from the heap into the stack.</w:t>
      </w:r>
    </w:p>
    <w:p w14:paraId="0050C828" w14:textId="77777777" w:rsidR="00B928AF" w:rsidRDefault="00B928AF" w:rsidP="008874CE">
      <w:pPr>
        <w:autoSpaceDE w:val="0"/>
        <w:autoSpaceDN w:val="0"/>
        <w:adjustRightInd w:val="0"/>
        <w:spacing w:after="0" w:line="240" w:lineRule="auto"/>
        <w:rPr>
          <w:rFonts w:ascii="Cascadia Mono" w:hAnsi="Cascadia Mono" w:cs="Cascadia Mono"/>
          <w:color w:val="0000FF"/>
          <w:kern w:val="0"/>
          <w:sz w:val="19"/>
          <w:szCs w:val="19"/>
        </w:rPr>
      </w:pPr>
    </w:p>
    <w:p w14:paraId="333045C9" w14:textId="2FB65111"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FF"/>
          <w:kern w:val="0"/>
          <w:sz w:val="18"/>
          <w:szCs w:val="18"/>
        </w:rPr>
        <w:t>namespace</w:t>
      </w:r>
      <w:r w:rsidRPr="00103D3A">
        <w:rPr>
          <w:rFonts w:ascii="Cascadia Mono" w:hAnsi="Cascadia Mono" w:cs="Cascadia Mono"/>
          <w:color w:val="000000"/>
          <w:kern w:val="0"/>
          <w:sz w:val="18"/>
          <w:szCs w:val="18"/>
        </w:rPr>
        <w:t xml:space="preserve"> </w:t>
      </w:r>
      <w:proofErr w:type="spellStart"/>
      <w:r w:rsidRPr="00103D3A">
        <w:rPr>
          <w:rFonts w:ascii="Cascadia Mono" w:hAnsi="Cascadia Mono" w:cs="Cascadia Mono"/>
          <w:color w:val="000000"/>
          <w:kern w:val="0"/>
          <w:sz w:val="18"/>
          <w:szCs w:val="18"/>
        </w:rPr>
        <w:t>BoxingUnboxingDemo</w:t>
      </w:r>
      <w:proofErr w:type="spellEnd"/>
    </w:p>
    <w:p w14:paraId="5DF20570"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w:t>
      </w:r>
    </w:p>
    <w:p w14:paraId="28C7763A"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class</w:t>
      </w:r>
      <w:r w:rsidRPr="00103D3A">
        <w:rPr>
          <w:rFonts w:ascii="Cascadia Mono" w:hAnsi="Cascadia Mono" w:cs="Cascadia Mono"/>
          <w:color w:val="000000"/>
          <w:kern w:val="0"/>
          <w:sz w:val="18"/>
          <w:szCs w:val="18"/>
        </w:rPr>
        <w:t xml:space="preserve"> </w:t>
      </w:r>
      <w:r w:rsidRPr="00103D3A">
        <w:rPr>
          <w:rFonts w:ascii="Cascadia Mono" w:hAnsi="Cascadia Mono" w:cs="Cascadia Mono"/>
          <w:color w:val="2B91AF"/>
          <w:kern w:val="0"/>
          <w:sz w:val="18"/>
          <w:szCs w:val="18"/>
        </w:rPr>
        <w:t>Program</w:t>
      </w:r>
    </w:p>
    <w:p w14:paraId="070F4F10"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p>
    <w:p w14:paraId="7158D0EE"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static</w:t>
      </w: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void</w:t>
      </w:r>
      <w:r w:rsidRPr="00103D3A">
        <w:rPr>
          <w:rFonts w:ascii="Cascadia Mono" w:hAnsi="Cascadia Mono" w:cs="Cascadia Mono"/>
          <w:color w:val="000000"/>
          <w:kern w:val="0"/>
          <w:sz w:val="18"/>
          <w:szCs w:val="18"/>
        </w:rPr>
        <w:t xml:space="preserve"> Main(</w:t>
      </w:r>
      <w:r w:rsidRPr="00103D3A">
        <w:rPr>
          <w:rFonts w:ascii="Cascadia Mono" w:hAnsi="Cascadia Mono" w:cs="Cascadia Mono"/>
          <w:color w:val="0000FF"/>
          <w:kern w:val="0"/>
          <w:sz w:val="18"/>
          <w:szCs w:val="18"/>
        </w:rPr>
        <w:t>string</w:t>
      </w:r>
      <w:r w:rsidRPr="00103D3A">
        <w:rPr>
          <w:rFonts w:ascii="Cascadia Mono" w:hAnsi="Cascadia Mono" w:cs="Cascadia Mono"/>
          <w:color w:val="000000"/>
          <w:kern w:val="0"/>
          <w:sz w:val="18"/>
          <w:szCs w:val="18"/>
        </w:rPr>
        <w:t xml:space="preserve">[] </w:t>
      </w:r>
      <w:proofErr w:type="spellStart"/>
      <w:r w:rsidRPr="00103D3A">
        <w:rPr>
          <w:rFonts w:ascii="Cascadia Mono" w:hAnsi="Cascadia Mono" w:cs="Cascadia Mono"/>
          <w:color w:val="000000"/>
          <w:kern w:val="0"/>
          <w:sz w:val="18"/>
          <w:szCs w:val="18"/>
        </w:rPr>
        <w:t>args</w:t>
      </w:r>
      <w:proofErr w:type="spellEnd"/>
      <w:r w:rsidRPr="00103D3A">
        <w:rPr>
          <w:rFonts w:ascii="Cascadia Mono" w:hAnsi="Cascadia Mono" w:cs="Cascadia Mono"/>
          <w:color w:val="000000"/>
          <w:kern w:val="0"/>
          <w:sz w:val="18"/>
          <w:szCs w:val="18"/>
        </w:rPr>
        <w:t>)</w:t>
      </w:r>
    </w:p>
    <w:p w14:paraId="77543C89"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p>
    <w:p w14:paraId="75A33A32"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int</w:t>
      </w:r>
      <w:r w:rsidRPr="00103D3A">
        <w:rPr>
          <w:rFonts w:ascii="Cascadia Mono" w:hAnsi="Cascadia Mono" w:cs="Cascadia Mono"/>
          <w:color w:val="000000"/>
          <w:kern w:val="0"/>
          <w:sz w:val="18"/>
          <w:szCs w:val="18"/>
        </w:rPr>
        <w:t xml:space="preserve"> x = 10;</w:t>
      </w:r>
    </w:p>
    <w:p w14:paraId="11FC75B2"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object</w:t>
      </w:r>
      <w:r w:rsidRPr="00103D3A">
        <w:rPr>
          <w:rFonts w:ascii="Cascadia Mono" w:hAnsi="Cascadia Mono" w:cs="Cascadia Mono"/>
          <w:color w:val="000000"/>
          <w:kern w:val="0"/>
          <w:sz w:val="18"/>
          <w:szCs w:val="18"/>
        </w:rPr>
        <w:t xml:space="preserve"> y = x; </w:t>
      </w:r>
      <w:r w:rsidRPr="00103D3A">
        <w:rPr>
          <w:rFonts w:ascii="Cascadia Mono" w:hAnsi="Cascadia Mono" w:cs="Cascadia Mono"/>
          <w:color w:val="008000"/>
          <w:kern w:val="0"/>
          <w:sz w:val="18"/>
          <w:szCs w:val="18"/>
        </w:rPr>
        <w:t>//Boxing</w:t>
      </w:r>
    </w:p>
    <w:p w14:paraId="1D3BE5F0"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int</w:t>
      </w:r>
      <w:r w:rsidRPr="00103D3A">
        <w:rPr>
          <w:rFonts w:ascii="Cascadia Mono" w:hAnsi="Cascadia Mono" w:cs="Cascadia Mono"/>
          <w:color w:val="000000"/>
          <w:kern w:val="0"/>
          <w:sz w:val="18"/>
          <w:szCs w:val="18"/>
        </w:rPr>
        <w:t xml:space="preserve"> z = (</w:t>
      </w:r>
      <w:r w:rsidRPr="00103D3A">
        <w:rPr>
          <w:rFonts w:ascii="Cascadia Mono" w:hAnsi="Cascadia Mono" w:cs="Cascadia Mono"/>
          <w:color w:val="0000FF"/>
          <w:kern w:val="0"/>
          <w:sz w:val="18"/>
          <w:szCs w:val="18"/>
        </w:rPr>
        <w:t>int</w:t>
      </w:r>
      <w:r w:rsidRPr="00103D3A">
        <w:rPr>
          <w:rFonts w:ascii="Cascadia Mono" w:hAnsi="Cascadia Mono" w:cs="Cascadia Mono"/>
          <w:color w:val="000000"/>
          <w:kern w:val="0"/>
          <w:sz w:val="18"/>
          <w:szCs w:val="18"/>
        </w:rPr>
        <w:t xml:space="preserve">)y; </w:t>
      </w:r>
      <w:r w:rsidRPr="00103D3A">
        <w:rPr>
          <w:rFonts w:ascii="Cascadia Mono" w:hAnsi="Cascadia Mono" w:cs="Cascadia Mono"/>
          <w:color w:val="008000"/>
          <w:kern w:val="0"/>
          <w:sz w:val="18"/>
          <w:szCs w:val="18"/>
        </w:rPr>
        <w:t>//Unboxing</w:t>
      </w:r>
    </w:p>
    <w:p w14:paraId="1DF0EB7A"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p>
    <w:p w14:paraId="3E865F24"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p>
    <w:p w14:paraId="26DDC7EB" w14:textId="43FCCE48" w:rsidR="008874CE" w:rsidRDefault="008874CE" w:rsidP="008874CE">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C4F366" w14:textId="38BAEEED" w:rsidR="00B60903" w:rsidRDefault="00B82176" w:rsidP="00B60903">
      <w:pPr>
        <w:rPr>
          <w:rStyle w:val="Strong"/>
          <w:rFonts w:ascii="Arial" w:hAnsi="Arial" w:cs="Arial"/>
          <w:color w:val="0000FF"/>
          <w:shd w:val="clear" w:color="auto" w:fill="FFFFFF"/>
        </w:rPr>
      </w:pPr>
      <w:r>
        <w:rPr>
          <w:rStyle w:val="Strong"/>
          <w:rFonts w:ascii="Arial" w:hAnsi="Arial" w:cs="Arial"/>
          <w:color w:val="0000FF"/>
          <w:shd w:val="clear" w:color="auto" w:fill="FFFFFF"/>
        </w:rPr>
        <w:t xml:space="preserve">Var, </w:t>
      </w:r>
      <w:r w:rsidR="00B60903" w:rsidRPr="00B60903">
        <w:rPr>
          <w:rStyle w:val="Strong"/>
          <w:rFonts w:ascii="Arial" w:hAnsi="Arial" w:cs="Arial"/>
          <w:color w:val="0000FF"/>
          <w:shd w:val="clear" w:color="auto" w:fill="FFFFFF"/>
        </w:rPr>
        <w:t>Object and Dynamic Keyword in C#</w:t>
      </w:r>
    </w:p>
    <w:p w14:paraId="2BE139F0" w14:textId="34F349CB" w:rsidR="0042160D" w:rsidRDefault="0042160D" w:rsidP="0042160D">
      <w:pPr>
        <w:rPr>
          <w:rStyle w:val="Strong"/>
          <w:rFonts w:ascii="Arial" w:hAnsi="Arial" w:cs="Arial"/>
          <w:color w:val="0000FF"/>
          <w:shd w:val="clear" w:color="auto" w:fill="FFFFFF"/>
        </w:rPr>
      </w:pPr>
      <w:r w:rsidRPr="0042160D">
        <w:rPr>
          <w:b/>
          <w:bCs/>
          <w:color w:val="000000"/>
          <w:bdr w:val="none" w:sz="0" w:space="0" w:color="auto" w:frame="1"/>
        </w:rPr>
        <w:t xml:space="preserve">Var </w:t>
      </w:r>
    </w:p>
    <w:p w14:paraId="710FAB52" w14:textId="77777777" w:rsidR="0042160D" w:rsidRPr="0042160D" w:rsidRDefault="0042160D" w:rsidP="0087562B">
      <w:pPr>
        <w:pStyle w:val="ListParagraph"/>
        <w:numPr>
          <w:ilvl w:val="0"/>
          <w:numId w:val="29"/>
        </w:numPr>
        <w:jc w:val="both"/>
        <w:rPr>
          <w:rFonts w:ascii="Arial" w:hAnsi="Arial" w:cs="Arial"/>
          <w:color w:val="000000"/>
          <w:bdr w:val="none" w:sz="0" w:space="0" w:color="auto" w:frame="1"/>
        </w:rPr>
      </w:pPr>
      <w:r w:rsidRPr="0042160D">
        <w:rPr>
          <w:rFonts w:ascii="Arial" w:hAnsi="Arial" w:cs="Arial"/>
          <w:color w:val="000000"/>
          <w:bdr w:val="none" w:sz="0" w:space="0" w:color="auto" w:frame="1"/>
        </w:rPr>
        <w:t>Var keywords are introduced in C# 3.0.</w:t>
      </w:r>
    </w:p>
    <w:p w14:paraId="5ED366DB" w14:textId="77777777" w:rsidR="0042160D" w:rsidRPr="0042160D" w:rsidRDefault="00682F1F" w:rsidP="0087562B">
      <w:pPr>
        <w:pStyle w:val="ListParagraph"/>
        <w:numPr>
          <w:ilvl w:val="0"/>
          <w:numId w:val="29"/>
        </w:numPr>
        <w:jc w:val="both"/>
        <w:rPr>
          <w:rFonts w:ascii="Arial" w:hAnsi="Arial" w:cs="Arial"/>
          <w:color w:val="000000"/>
          <w:bdr w:val="none" w:sz="0" w:space="0" w:color="auto" w:frame="1"/>
        </w:rPr>
      </w:pPr>
      <w:r w:rsidRPr="0042160D">
        <w:rPr>
          <w:rFonts w:ascii="Arial" w:hAnsi="Arial" w:cs="Arial"/>
          <w:color w:val="000000"/>
          <w:bdr w:val="none" w:sz="0" w:space="0" w:color="auto" w:frame="1"/>
        </w:rPr>
        <w:t>You need to assign a value for the var keyword while declaring variables.</w:t>
      </w:r>
      <w:r w:rsidR="0042160D" w:rsidRPr="0042160D">
        <w:rPr>
          <w:rFonts w:ascii="Arial" w:hAnsi="Arial" w:cs="Arial"/>
          <w:color w:val="000000"/>
          <w:bdr w:val="none" w:sz="0" w:space="0" w:color="auto" w:frame="1"/>
        </w:rPr>
        <w:t xml:space="preserve"> </w:t>
      </w:r>
      <w:r w:rsidRPr="0042160D">
        <w:rPr>
          <w:rFonts w:ascii="Arial" w:hAnsi="Arial" w:cs="Arial"/>
          <w:color w:val="000000"/>
          <w:bdr w:val="none" w:sz="0" w:space="0" w:color="auto" w:frame="1"/>
        </w:rPr>
        <w:t>Because its type is determined at compile time, it is a statically typed variable.</w:t>
      </w:r>
      <w:r w:rsidR="0042160D" w:rsidRPr="0042160D">
        <w:rPr>
          <w:rFonts w:ascii="Arial" w:hAnsi="Arial" w:cs="Arial"/>
          <w:color w:val="000000"/>
          <w:bdr w:val="none" w:sz="0" w:space="0" w:color="auto" w:frame="1"/>
        </w:rPr>
        <w:t xml:space="preserve"> </w:t>
      </w:r>
    </w:p>
    <w:p w14:paraId="66B82DA6" w14:textId="77777777" w:rsidR="0042160D" w:rsidRDefault="00682F1F" w:rsidP="0087562B">
      <w:pPr>
        <w:pStyle w:val="ListParagraph"/>
        <w:numPr>
          <w:ilvl w:val="0"/>
          <w:numId w:val="29"/>
        </w:numPr>
        <w:jc w:val="both"/>
        <w:rPr>
          <w:rFonts w:ascii="Arial" w:hAnsi="Arial" w:cs="Arial"/>
          <w:bdr w:val="none" w:sz="0" w:space="0" w:color="auto" w:frame="1"/>
        </w:rPr>
      </w:pPr>
      <w:r w:rsidRPr="0042160D">
        <w:rPr>
          <w:rFonts w:ascii="Arial" w:hAnsi="Arial" w:cs="Arial"/>
          <w:color w:val="000000"/>
          <w:bdr w:val="none" w:sz="0" w:space="0" w:color="auto" w:frame="1"/>
        </w:rPr>
        <w:t xml:space="preserve">You </w:t>
      </w:r>
      <w:r w:rsidRPr="0042160D">
        <w:rPr>
          <w:rFonts w:ascii="Arial" w:hAnsi="Arial" w:cs="Arial"/>
          <w:bdr w:val="none" w:sz="0" w:space="0" w:color="auto" w:frame="1"/>
        </w:rPr>
        <w:t>cannot change the data type of a variable once it has been declared using the var keywords.</w:t>
      </w:r>
      <w:r w:rsidR="0042160D" w:rsidRPr="0042160D">
        <w:rPr>
          <w:rFonts w:ascii="Arial" w:hAnsi="Arial" w:cs="Arial"/>
          <w:bdr w:val="none" w:sz="0" w:space="0" w:color="auto" w:frame="1"/>
        </w:rPr>
        <w:t xml:space="preserve"> </w:t>
      </w:r>
    </w:p>
    <w:p w14:paraId="2EC93730" w14:textId="6F1DD66E" w:rsidR="00682F1F" w:rsidRPr="00EE7F64" w:rsidRDefault="00682F1F" w:rsidP="0087562B">
      <w:pPr>
        <w:pStyle w:val="ListParagraph"/>
        <w:numPr>
          <w:ilvl w:val="0"/>
          <w:numId w:val="29"/>
        </w:numPr>
        <w:jc w:val="both"/>
        <w:rPr>
          <w:rFonts w:ascii="Arial" w:hAnsi="Arial" w:cs="Arial"/>
          <w:color w:val="000000"/>
          <w:bdr w:val="none" w:sz="0" w:space="0" w:color="auto" w:frame="1"/>
        </w:rPr>
      </w:pPr>
      <w:r w:rsidRPr="00EE7F64">
        <w:rPr>
          <w:rFonts w:ascii="Arial" w:hAnsi="Arial" w:cs="Arial"/>
          <w:color w:val="000000"/>
          <w:bdr w:val="none" w:sz="0" w:space="0" w:color="auto" w:frame="1"/>
        </w:rPr>
        <w:t xml:space="preserve">It provides intelligence </w:t>
      </w:r>
      <w:r w:rsidRPr="0042160D">
        <w:rPr>
          <w:rFonts w:ascii="Arial" w:hAnsi="Arial" w:cs="Arial"/>
          <w:color w:val="000000"/>
          <w:bdr w:val="none" w:sz="0" w:space="0" w:color="auto" w:frame="1"/>
        </w:rPr>
        <w:t>once a value is assigned.</w:t>
      </w:r>
    </w:p>
    <w:p w14:paraId="1E9F3B75" w14:textId="0C1418E7" w:rsidR="003B58D1" w:rsidRPr="0087562B" w:rsidRDefault="003B58D1" w:rsidP="003B58D1">
      <w:pPr>
        <w:rPr>
          <w:rFonts w:ascii="Arial" w:hAnsi="Arial" w:cs="Arial"/>
          <w:b/>
          <w:bCs/>
          <w:color w:val="000000"/>
          <w:bdr w:val="none" w:sz="0" w:space="0" w:color="auto" w:frame="1"/>
        </w:rPr>
      </w:pPr>
      <w:r w:rsidRPr="0087562B">
        <w:rPr>
          <w:rFonts w:ascii="Arial" w:hAnsi="Arial" w:cs="Arial"/>
          <w:b/>
          <w:bCs/>
          <w:color w:val="000000"/>
          <w:bdr w:val="none" w:sz="0" w:space="0" w:color="auto" w:frame="1"/>
        </w:rPr>
        <w:t>Object</w:t>
      </w:r>
    </w:p>
    <w:p w14:paraId="3568A080" w14:textId="77777777" w:rsidR="003B58D1" w:rsidRPr="003B58D1" w:rsidRDefault="003B58D1" w:rsidP="0087562B">
      <w:pPr>
        <w:pStyle w:val="ListParagraph"/>
        <w:numPr>
          <w:ilvl w:val="0"/>
          <w:numId w:val="29"/>
        </w:numPr>
        <w:jc w:val="both"/>
        <w:rPr>
          <w:rFonts w:ascii="Arial" w:hAnsi="Arial" w:cs="Arial"/>
          <w:color w:val="000000"/>
          <w:bdr w:val="none" w:sz="0" w:space="0" w:color="auto" w:frame="1"/>
        </w:rPr>
      </w:pPr>
      <w:r w:rsidRPr="003B58D1">
        <w:rPr>
          <w:rFonts w:ascii="Arial" w:hAnsi="Arial" w:cs="Arial"/>
          <w:color w:val="000000"/>
          <w:bdr w:val="none" w:sz="0" w:space="0" w:color="auto" w:frame="1"/>
        </w:rPr>
        <w:t>The object was introduced in C# 1.</w:t>
      </w:r>
    </w:p>
    <w:p w14:paraId="09E219E2" w14:textId="77777777" w:rsidR="003B58D1" w:rsidRPr="003B58D1" w:rsidRDefault="003B58D1" w:rsidP="0087562B">
      <w:pPr>
        <w:pStyle w:val="ListParagraph"/>
        <w:numPr>
          <w:ilvl w:val="0"/>
          <w:numId w:val="29"/>
        </w:numPr>
        <w:jc w:val="both"/>
        <w:rPr>
          <w:rFonts w:ascii="Arial" w:hAnsi="Arial" w:cs="Arial"/>
          <w:color w:val="000000"/>
          <w:bdr w:val="none" w:sz="0" w:space="0" w:color="auto" w:frame="1"/>
        </w:rPr>
      </w:pPr>
      <w:r w:rsidRPr="003B58D1">
        <w:rPr>
          <w:rFonts w:ascii="Arial" w:hAnsi="Arial" w:cs="Arial"/>
          <w:color w:val="000000"/>
          <w:bdr w:val="none" w:sz="0" w:space="0" w:color="auto" w:frame="1"/>
        </w:rPr>
        <w:t>It can store any type of value because it is the base class for all types in C#.</w:t>
      </w:r>
    </w:p>
    <w:p w14:paraId="42079C3D" w14:textId="77777777" w:rsidR="003B58D1" w:rsidRDefault="003B58D1" w:rsidP="0087562B">
      <w:pPr>
        <w:pStyle w:val="ListParagraph"/>
        <w:numPr>
          <w:ilvl w:val="0"/>
          <w:numId w:val="29"/>
        </w:numPr>
        <w:jc w:val="both"/>
        <w:rPr>
          <w:rFonts w:ascii="Arial" w:hAnsi="Arial" w:cs="Arial"/>
          <w:color w:val="000000"/>
          <w:bdr w:val="none" w:sz="0" w:space="0" w:color="auto" w:frame="1"/>
        </w:rPr>
      </w:pPr>
      <w:r w:rsidRPr="003B58D1">
        <w:rPr>
          <w:rFonts w:ascii="Arial" w:hAnsi="Arial" w:cs="Arial"/>
          <w:color w:val="000000"/>
          <w:bdr w:val="none" w:sz="0" w:space="0" w:color="auto" w:frame="1"/>
        </w:rPr>
        <w:t>You need to typecast an object value to a specific type before you perform any manipulation on it.</w:t>
      </w:r>
    </w:p>
    <w:p w14:paraId="044C7C4B" w14:textId="338B6F7E" w:rsidR="00B90754" w:rsidRDefault="00B90754" w:rsidP="00456C52">
      <w:pPr>
        <w:ind w:firstLine="567"/>
        <w:jc w:val="both"/>
        <w:rPr>
          <w:rFonts w:ascii="Arial" w:hAnsi="Arial" w:cs="Arial"/>
          <w:color w:val="000000"/>
          <w:bdr w:val="none" w:sz="0" w:space="0" w:color="auto" w:frame="1"/>
        </w:rPr>
      </w:pPr>
      <w:r>
        <w:rPr>
          <w:rFonts w:ascii="Arial" w:hAnsi="Arial" w:cs="Arial"/>
          <w:color w:val="000000"/>
          <w:bdr w:val="none" w:sz="0" w:space="0" w:color="auto" w:frame="1"/>
        </w:rPr>
        <w:t>Example</w:t>
      </w:r>
    </w:p>
    <w:p w14:paraId="7B3DFFF0" w14:textId="25784729" w:rsidR="009E52DC" w:rsidRDefault="007C3B27" w:rsidP="007C3B27">
      <w:pPr>
        <w:ind w:left="360"/>
        <w:jc w:val="both"/>
        <w:rPr>
          <w:rFonts w:ascii="Arial" w:hAnsi="Arial" w:cs="Arial"/>
          <w:color w:val="000000"/>
          <w:bdr w:val="none" w:sz="0" w:space="0" w:color="auto" w:frame="1"/>
        </w:rPr>
      </w:pPr>
      <w:r w:rsidRPr="00B60903">
        <w:rPr>
          <w:noProof/>
          <w:bdr w:val="none" w:sz="0" w:space="0" w:color="auto" w:frame="1"/>
        </w:rPr>
        <w:drawing>
          <wp:inline distT="0" distB="0" distL="0" distR="0" wp14:anchorId="0EDDBBCB" wp14:editId="30D539BD">
            <wp:extent cx="4672896" cy="884255"/>
            <wp:effectExtent l="0" t="0" r="0" b="0"/>
            <wp:docPr id="1404571673" name="Picture 2" descr="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0634" cy="912212"/>
                    </a:xfrm>
                    <a:prstGeom prst="rect">
                      <a:avLst/>
                    </a:prstGeom>
                    <a:noFill/>
                    <a:ln>
                      <a:noFill/>
                    </a:ln>
                  </pic:spPr>
                </pic:pic>
              </a:graphicData>
            </a:graphic>
          </wp:inline>
        </w:drawing>
      </w:r>
    </w:p>
    <w:p w14:paraId="263BE200" w14:textId="17824281" w:rsidR="007C3B27" w:rsidRPr="007C3B27" w:rsidRDefault="007C3B27" w:rsidP="00456C52">
      <w:pPr>
        <w:ind w:firstLine="360"/>
        <w:jc w:val="both"/>
        <w:rPr>
          <w:rFonts w:ascii="Arial" w:hAnsi="Arial" w:cs="Arial"/>
          <w:color w:val="000000"/>
          <w:bdr w:val="none" w:sz="0" w:space="0" w:color="auto" w:frame="1"/>
        </w:rPr>
      </w:pPr>
      <w:r w:rsidRPr="007C3B27">
        <w:rPr>
          <w:rFonts w:ascii="Arial" w:hAnsi="Arial" w:cs="Arial"/>
          <w:color w:val="000000"/>
          <w:bdr w:val="none" w:sz="0" w:space="0" w:color="auto" w:frame="1"/>
        </w:rPr>
        <w:t xml:space="preserve">You need to do </w:t>
      </w:r>
      <w:r w:rsidRPr="007C3B27">
        <w:rPr>
          <w:rFonts w:ascii="Arial" w:hAnsi="Arial" w:cs="Arial"/>
          <w:b/>
          <w:bCs/>
          <w:color w:val="000000"/>
          <w:bdr w:val="none" w:sz="0" w:space="0" w:color="auto" w:frame="1"/>
        </w:rPr>
        <w:t>explicit typecasting</w:t>
      </w:r>
      <w:r w:rsidRPr="007C3B27">
        <w:rPr>
          <w:rFonts w:ascii="Arial" w:hAnsi="Arial" w:cs="Arial"/>
          <w:color w:val="000000"/>
          <w:bdr w:val="none" w:sz="0" w:space="0" w:color="auto" w:frame="1"/>
        </w:rPr>
        <w:t xml:space="preserve"> every time you want to get the value back and forth.</w:t>
      </w:r>
    </w:p>
    <w:p w14:paraId="6259D2DE" w14:textId="77777777" w:rsidR="007C3B27" w:rsidRPr="00F11D2D" w:rsidRDefault="007C3B27" w:rsidP="00456C52">
      <w:pPr>
        <w:ind w:firstLine="360"/>
        <w:jc w:val="both"/>
        <w:rPr>
          <w:rFonts w:ascii="Arial" w:hAnsi="Arial" w:cs="Arial"/>
          <w:color w:val="000000"/>
          <w:bdr w:val="none" w:sz="0" w:space="0" w:color="auto" w:frame="1"/>
        </w:rPr>
      </w:pPr>
      <w:r w:rsidRPr="00F11D2D">
        <w:rPr>
          <w:rFonts w:ascii="Arial" w:hAnsi="Arial" w:cs="Arial"/>
          <w:color w:val="000000"/>
          <w:bdr w:val="none" w:sz="0" w:space="0" w:color="auto" w:frame="1"/>
        </w:rPr>
        <w:t>object  a = "</w:t>
      </w:r>
      <w:proofErr w:type="spellStart"/>
      <w:r w:rsidRPr="00F11D2D">
        <w:rPr>
          <w:rFonts w:ascii="Arial" w:hAnsi="Arial" w:cs="Arial"/>
          <w:color w:val="000000"/>
          <w:bdr w:val="none" w:sz="0" w:space="0" w:color="auto" w:frame="1"/>
        </w:rPr>
        <w:t>Rohatash</w:t>
      </w:r>
      <w:proofErr w:type="spellEnd"/>
      <w:r w:rsidRPr="00F11D2D">
        <w:rPr>
          <w:rFonts w:ascii="Arial" w:hAnsi="Arial" w:cs="Arial"/>
          <w:color w:val="000000"/>
          <w:bdr w:val="none" w:sz="0" w:space="0" w:color="auto" w:frame="1"/>
        </w:rPr>
        <w:t xml:space="preserve"> Kumar";</w:t>
      </w:r>
    </w:p>
    <w:p w14:paraId="67C29114" w14:textId="669AB6B9" w:rsidR="008C598D" w:rsidRDefault="007C3B27" w:rsidP="00456C52">
      <w:pPr>
        <w:ind w:firstLine="360"/>
        <w:jc w:val="both"/>
        <w:rPr>
          <w:rFonts w:ascii="Arial" w:hAnsi="Arial" w:cs="Arial"/>
          <w:color w:val="000000"/>
          <w:bdr w:val="none" w:sz="0" w:space="0" w:color="auto" w:frame="1"/>
        </w:rPr>
      </w:pPr>
      <w:r w:rsidRPr="00F11D2D">
        <w:rPr>
          <w:rFonts w:ascii="Arial" w:hAnsi="Arial" w:cs="Arial"/>
          <w:color w:val="000000"/>
          <w:bdr w:val="none" w:sz="0" w:space="0" w:color="auto" w:frame="1"/>
        </w:rPr>
        <w:t xml:space="preserve">string a1 = </w:t>
      </w:r>
      <w:proofErr w:type="spellStart"/>
      <w:r w:rsidRPr="00F11D2D">
        <w:rPr>
          <w:rFonts w:ascii="Arial" w:hAnsi="Arial" w:cs="Arial"/>
          <w:color w:val="000000"/>
          <w:bdr w:val="none" w:sz="0" w:space="0" w:color="auto" w:frame="1"/>
        </w:rPr>
        <w:t>a.ToString</w:t>
      </w:r>
      <w:proofErr w:type="spellEnd"/>
      <w:r w:rsidRPr="00F11D2D">
        <w:rPr>
          <w:rFonts w:ascii="Arial" w:hAnsi="Arial" w:cs="Arial"/>
          <w:color w:val="000000"/>
          <w:bdr w:val="none" w:sz="0" w:space="0" w:color="auto" w:frame="1"/>
        </w:rPr>
        <w:t xml:space="preserve">(); </w:t>
      </w:r>
      <w:r w:rsidR="00175F1F">
        <w:rPr>
          <w:rFonts w:ascii="Arial" w:hAnsi="Arial" w:cs="Arial"/>
          <w:color w:val="000000"/>
          <w:bdr w:val="none" w:sz="0" w:space="0" w:color="auto" w:frame="1"/>
        </w:rPr>
        <w:t xml:space="preserve"> </w:t>
      </w:r>
    </w:p>
    <w:p w14:paraId="43356537" w14:textId="77777777" w:rsidR="008C598D" w:rsidRPr="00683EFA" w:rsidRDefault="008C598D" w:rsidP="008C598D">
      <w:pPr>
        <w:jc w:val="both"/>
        <w:rPr>
          <w:b/>
          <w:bCs/>
          <w:color w:val="000000"/>
          <w:bdr w:val="none" w:sz="0" w:space="0" w:color="auto" w:frame="1"/>
        </w:rPr>
      </w:pPr>
      <w:r w:rsidRPr="00683EFA">
        <w:rPr>
          <w:b/>
          <w:bCs/>
          <w:color w:val="000000"/>
          <w:bdr w:val="none" w:sz="0" w:space="0" w:color="auto" w:frame="1"/>
        </w:rPr>
        <w:t>Dynamic</w:t>
      </w:r>
    </w:p>
    <w:p w14:paraId="7278CE96" w14:textId="77777777" w:rsidR="008C598D" w:rsidRPr="00683EFA" w:rsidRDefault="008C598D" w:rsidP="008C598D">
      <w:pPr>
        <w:pStyle w:val="ListParagraph"/>
        <w:numPr>
          <w:ilvl w:val="0"/>
          <w:numId w:val="29"/>
        </w:numPr>
        <w:jc w:val="both"/>
        <w:rPr>
          <w:rFonts w:ascii="Arial" w:hAnsi="Arial" w:cs="Arial"/>
          <w:color w:val="000000"/>
          <w:bdr w:val="none" w:sz="0" w:space="0" w:color="auto" w:frame="1"/>
        </w:rPr>
      </w:pPr>
      <w:r w:rsidRPr="00683EFA">
        <w:rPr>
          <w:rFonts w:ascii="Arial" w:hAnsi="Arial" w:cs="Arial"/>
          <w:color w:val="000000"/>
          <w:bdr w:val="none" w:sz="0" w:space="0" w:color="auto" w:frame="1"/>
        </w:rPr>
        <w:t>It was introduced in C# 4.0.</w:t>
      </w:r>
    </w:p>
    <w:p w14:paraId="1F9A4801" w14:textId="77777777" w:rsidR="008C598D" w:rsidRPr="00683EFA" w:rsidRDefault="008C598D" w:rsidP="008C598D">
      <w:pPr>
        <w:pStyle w:val="ListParagraph"/>
        <w:numPr>
          <w:ilvl w:val="0"/>
          <w:numId w:val="29"/>
        </w:numPr>
        <w:jc w:val="both"/>
        <w:rPr>
          <w:rFonts w:ascii="Arial" w:hAnsi="Arial" w:cs="Arial"/>
          <w:color w:val="000000"/>
          <w:bdr w:val="none" w:sz="0" w:space="0" w:color="auto" w:frame="1"/>
        </w:rPr>
      </w:pPr>
      <w:r w:rsidRPr="00683EFA">
        <w:rPr>
          <w:rFonts w:ascii="Arial" w:hAnsi="Arial" w:cs="Arial"/>
          <w:color w:val="000000"/>
          <w:bdr w:val="none" w:sz="0" w:space="0" w:color="auto" w:frame="1"/>
        </w:rPr>
        <w:lastRenderedPageBreak/>
        <w:t>It can store any type of value, and the type of the variable is unknown until runtime, so it will not support IntelliSense.</w:t>
      </w:r>
    </w:p>
    <w:p w14:paraId="7CC91D69" w14:textId="77777777" w:rsidR="008C598D" w:rsidRDefault="008C598D" w:rsidP="008C598D">
      <w:pPr>
        <w:pStyle w:val="ListParagraph"/>
        <w:numPr>
          <w:ilvl w:val="0"/>
          <w:numId w:val="29"/>
        </w:numPr>
        <w:jc w:val="both"/>
        <w:rPr>
          <w:rFonts w:ascii="Arial" w:hAnsi="Arial" w:cs="Arial"/>
          <w:color w:val="000000"/>
          <w:bdr w:val="none" w:sz="0" w:space="0" w:color="auto" w:frame="1"/>
        </w:rPr>
      </w:pPr>
      <w:r w:rsidRPr="00683EFA">
        <w:rPr>
          <w:rFonts w:ascii="Arial" w:hAnsi="Arial" w:cs="Arial"/>
          <w:color w:val="000000"/>
          <w:bdr w:val="none" w:sz="0" w:space="0" w:color="auto" w:frame="1"/>
        </w:rPr>
        <w:t>It's not mandatory to initialise at declaration time.</w:t>
      </w:r>
    </w:p>
    <w:p w14:paraId="4A7A372F" w14:textId="77777777" w:rsidR="008C598D" w:rsidRPr="00942F3C" w:rsidRDefault="008C598D" w:rsidP="008C598D">
      <w:pPr>
        <w:ind w:firstLine="567"/>
        <w:jc w:val="both"/>
        <w:rPr>
          <w:rFonts w:ascii="Arial" w:hAnsi="Arial" w:cs="Arial"/>
          <w:color w:val="000000"/>
          <w:bdr w:val="none" w:sz="0" w:space="0" w:color="auto" w:frame="1"/>
        </w:rPr>
      </w:pPr>
      <w:r w:rsidRPr="00942F3C">
        <w:rPr>
          <w:rFonts w:ascii="Arial" w:hAnsi="Arial" w:cs="Arial"/>
          <w:color w:val="000000"/>
          <w:bdr w:val="none" w:sz="0" w:space="0" w:color="auto" w:frame="1"/>
        </w:rPr>
        <w:t>dynamic  a = "</w:t>
      </w:r>
      <w:proofErr w:type="spellStart"/>
      <w:r w:rsidRPr="00942F3C">
        <w:rPr>
          <w:rFonts w:ascii="Arial" w:hAnsi="Arial" w:cs="Arial"/>
          <w:color w:val="000000"/>
          <w:bdr w:val="none" w:sz="0" w:space="0" w:color="auto" w:frame="1"/>
        </w:rPr>
        <w:t>Rohatash</w:t>
      </w:r>
      <w:proofErr w:type="spellEnd"/>
      <w:r w:rsidRPr="00942F3C">
        <w:rPr>
          <w:rFonts w:ascii="Arial" w:hAnsi="Arial" w:cs="Arial"/>
          <w:color w:val="000000"/>
          <w:bdr w:val="none" w:sz="0" w:space="0" w:color="auto" w:frame="1"/>
        </w:rPr>
        <w:t xml:space="preserve"> Kumar";</w:t>
      </w:r>
    </w:p>
    <w:p w14:paraId="1AF85083" w14:textId="124EBBCD" w:rsidR="008C598D" w:rsidRDefault="008C598D" w:rsidP="008C598D">
      <w:pPr>
        <w:ind w:firstLine="567"/>
        <w:jc w:val="both"/>
        <w:rPr>
          <w:rFonts w:ascii="Cascadia Mono" w:hAnsi="Cascadia Mono" w:cs="Cascadia Mono"/>
          <w:color w:val="000000"/>
          <w:kern w:val="0"/>
          <w:sz w:val="19"/>
          <w:szCs w:val="19"/>
        </w:rPr>
      </w:pPr>
      <w:r w:rsidRPr="00942F3C">
        <w:rPr>
          <w:rFonts w:ascii="Arial" w:hAnsi="Arial" w:cs="Arial"/>
          <w:color w:val="000000"/>
          <w:bdr w:val="none" w:sz="0" w:space="0" w:color="auto" w:frame="1"/>
        </w:rPr>
        <w:t>string a1 = a;</w:t>
      </w:r>
    </w:p>
    <w:p w14:paraId="135D2B9D" w14:textId="77777777" w:rsidR="00103D3A" w:rsidRDefault="00B50783" w:rsidP="00103D3A">
      <w:pPr>
        <w:rPr>
          <w:rStyle w:val="Strong"/>
          <w:rFonts w:ascii="Arial" w:hAnsi="Arial" w:cs="Arial"/>
          <w:color w:val="0000FF"/>
          <w:shd w:val="clear" w:color="auto" w:fill="FFFFFF"/>
        </w:rPr>
      </w:pPr>
      <w:r w:rsidRPr="004040FF">
        <w:rPr>
          <w:rStyle w:val="Strong"/>
          <w:rFonts w:ascii="Arial" w:hAnsi="Arial" w:cs="Arial"/>
          <w:color w:val="0000FF"/>
          <w:shd w:val="clear" w:color="auto" w:fill="FFFFFF"/>
        </w:rPr>
        <w:t>What is an Exception in C#?</w:t>
      </w:r>
    </w:p>
    <w:p w14:paraId="1E22D39E" w14:textId="2200CA4A" w:rsidR="00B50783" w:rsidRPr="004040FF" w:rsidRDefault="00B50783" w:rsidP="00CE3575">
      <w:pPr>
        <w:jc w:val="both"/>
        <w:rPr>
          <w:rFonts w:ascii="Arial" w:hAnsi="Arial" w:cs="Arial"/>
          <w:color w:val="000000"/>
          <w:bdr w:val="none" w:sz="0" w:space="0" w:color="auto" w:frame="1"/>
        </w:rPr>
      </w:pPr>
      <w:r w:rsidRPr="004040FF">
        <w:rPr>
          <w:rFonts w:ascii="Arial" w:hAnsi="Arial" w:cs="Arial"/>
          <w:color w:val="000000"/>
          <w:bdr w:val="none" w:sz="0" w:space="0" w:color="auto" w:frame="1"/>
        </w:rPr>
        <w:t>An Exception is a class in C# which is responsible for abnormal termination of the program when runtime errors occur while running the program.  So, these errors (runtime) are very dangerous because whenever the runtime errors occur in the programs, the program gets terminated abnormally on the same line where the error gets occurred without executing the next line of code.</w:t>
      </w:r>
    </w:p>
    <w:p w14:paraId="2FC8FA87" w14:textId="7829A8DC" w:rsidR="00C14CB4" w:rsidRPr="004040FF" w:rsidRDefault="00C14CB4" w:rsidP="00CE3575">
      <w:pPr>
        <w:pStyle w:val="NormalWeb"/>
        <w:shd w:val="clear" w:color="auto" w:fill="FFFFFF"/>
        <w:spacing w:before="0" w:beforeAutospacing="0" w:after="0" w:afterAutospacing="0"/>
        <w:jc w:val="both"/>
        <w:textAlignment w:val="baseline"/>
        <w:rPr>
          <w:rFonts w:ascii="Arial" w:hAnsi="Arial" w:cs="Arial"/>
          <w:color w:val="000000"/>
          <w:sz w:val="22"/>
          <w:szCs w:val="22"/>
          <w:shd w:val="clear" w:color="auto" w:fill="FFFFFF"/>
        </w:rPr>
      </w:pPr>
      <w:r w:rsidRPr="004040FF">
        <w:rPr>
          <w:rStyle w:val="Strong"/>
          <w:rFonts w:ascii="Arial" w:hAnsi="Arial" w:cs="Arial"/>
          <w:color w:val="000000"/>
          <w:sz w:val="22"/>
          <w:szCs w:val="22"/>
          <w:bdr w:val="none" w:sz="0" w:space="0" w:color="auto" w:frame="1"/>
          <w:shd w:val="clear" w:color="auto" w:fill="FFFFFF"/>
        </w:rPr>
        <w:t>Note:</w:t>
      </w:r>
      <w:r w:rsidRPr="004040FF">
        <w:rPr>
          <w:rFonts w:ascii="Arial" w:hAnsi="Arial" w:cs="Arial"/>
          <w:color w:val="000000"/>
          <w:sz w:val="22"/>
          <w:szCs w:val="22"/>
          <w:shd w:val="clear" w:color="auto" w:fill="FFFFFF"/>
        </w:rPr>
        <w:t> Most people are saying Runtime Errors are Exceptions which is not true. Exceptions are classes that are responsible for abnormal termination of the program when runtime errors occur.</w:t>
      </w:r>
    </w:p>
    <w:p w14:paraId="619E3EC4"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IndexOutOfRangeException</w:t>
      </w:r>
      <w:proofErr w:type="spellEnd"/>
    </w:p>
    <w:p w14:paraId="0EDADA9E"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FormatException</w:t>
      </w:r>
      <w:proofErr w:type="spellEnd"/>
    </w:p>
    <w:p w14:paraId="7D01AB13"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NullReferenceException</w:t>
      </w:r>
      <w:proofErr w:type="spellEnd"/>
    </w:p>
    <w:p w14:paraId="440CE346"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DivideByZeroException</w:t>
      </w:r>
      <w:proofErr w:type="spellEnd"/>
    </w:p>
    <w:p w14:paraId="3D77D982"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FileNotFoundException</w:t>
      </w:r>
      <w:proofErr w:type="spellEnd"/>
    </w:p>
    <w:p w14:paraId="39E02B57"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SQLException</w:t>
      </w:r>
      <w:proofErr w:type="spellEnd"/>
      <w:r w:rsidRPr="00DC1DB8">
        <w:rPr>
          <w:rFonts w:ascii="Arial" w:eastAsia="Times New Roman" w:hAnsi="Arial" w:cs="Arial"/>
          <w:color w:val="FF0000"/>
          <w:kern w:val="0"/>
          <w:bdr w:val="none" w:sz="0" w:space="0" w:color="auto" w:frame="1"/>
          <w:lang w:eastAsia="en-IN"/>
          <w14:ligatures w14:val="none"/>
        </w:rPr>
        <w:t>,</w:t>
      </w:r>
    </w:p>
    <w:p w14:paraId="67EB7DA6"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OverFlowException</w:t>
      </w:r>
      <w:proofErr w:type="spellEnd"/>
      <w:r w:rsidRPr="00DC1DB8">
        <w:rPr>
          <w:rFonts w:ascii="Arial" w:eastAsia="Times New Roman" w:hAnsi="Arial" w:cs="Arial"/>
          <w:color w:val="FF0000"/>
          <w:kern w:val="0"/>
          <w:bdr w:val="none" w:sz="0" w:space="0" w:color="auto" w:frame="1"/>
          <w:lang w:eastAsia="en-IN"/>
          <w14:ligatures w14:val="none"/>
        </w:rPr>
        <w:t>, etc.</w:t>
      </w:r>
    </w:p>
    <w:p w14:paraId="4B0D77D3" w14:textId="77777777" w:rsidR="00C14CB4" w:rsidRPr="0070140D" w:rsidRDefault="00C14CB4" w:rsidP="00B5078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389F6825" w14:textId="77777777" w:rsidR="00311C4F" w:rsidRPr="004040FF" w:rsidRDefault="00311C4F" w:rsidP="00311C4F">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4040FF">
        <w:rPr>
          <w:rStyle w:val="Strong"/>
          <w:rFonts w:ascii="Arial" w:eastAsiaTheme="majorEastAsia" w:hAnsi="Arial" w:cs="Arial"/>
          <w:b/>
          <w:bCs/>
          <w:color w:val="000000"/>
          <w:sz w:val="22"/>
          <w:szCs w:val="22"/>
          <w:bdr w:val="none" w:sz="0" w:space="0" w:color="auto" w:frame="1"/>
        </w:rPr>
        <w:t>What happens if an Exception is Raised in the Program in C#?</w:t>
      </w:r>
    </w:p>
    <w:p w14:paraId="566B29FC" w14:textId="77777777" w:rsidR="00311C4F" w:rsidRPr="004040FF" w:rsidRDefault="00311C4F" w:rsidP="00311C4F">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4040FF">
        <w:rPr>
          <w:rFonts w:ascii="Arial" w:hAnsi="Arial" w:cs="Arial"/>
          <w:color w:val="000000"/>
          <w:sz w:val="22"/>
          <w:szCs w:val="22"/>
          <w:bdr w:val="none" w:sz="0" w:space="0" w:color="auto" w:frame="1"/>
        </w:rPr>
        <w:t>When an Exception is raised in C#, the program execution is terminated abnormally. That means the statements placed after the exception-causing statements are not executed but the statements placed before that exception-causing statement are executed by CLR.</w:t>
      </w:r>
    </w:p>
    <w:p w14:paraId="66B3D38E" w14:textId="77777777" w:rsidR="00311C4F" w:rsidRPr="004040FF" w:rsidRDefault="00311C4F" w:rsidP="00311C4F">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68367A84" w14:textId="77777777" w:rsidR="00311C4F" w:rsidRPr="004040FF" w:rsidRDefault="00311C4F" w:rsidP="00311C4F">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4040FF">
        <w:rPr>
          <w:rStyle w:val="Strong"/>
          <w:rFonts w:ascii="Arial" w:eastAsiaTheme="majorEastAsia" w:hAnsi="Arial" w:cs="Arial"/>
          <w:b/>
          <w:bCs/>
          <w:color w:val="000000"/>
          <w:sz w:val="22"/>
          <w:szCs w:val="22"/>
          <w:bdr w:val="none" w:sz="0" w:space="0" w:color="auto" w:frame="1"/>
        </w:rPr>
        <w:t>What CLR does when an Exception Occurred in the program?</w:t>
      </w:r>
    </w:p>
    <w:p w14:paraId="0D070F38" w14:textId="77777777" w:rsidR="00311C4F" w:rsidRPr="004040FF" w:rsidRDefault="00311C4F" w:rsidP="00311C4F">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4040FF">
        <w:rPr>
          <w:rFonts w:ascii="Arial" w:hAnsi="Arial" w:cs="Arial"/>
          <w:color w:val="000000"/>
          <w:sz w:val="22"/>
          <w:szCs w:val="22"/>
          <w:bdr w:val="none" w:sz="0" w:space="0" w:color="auto" w:frame="1"/>
        </w:rPr>
        <w:t>The CLR creates the exception class object that is associated with that logical mistake (exception) and terminates the program execution by throwing that exception object by using the throw keyword. So, we can say an exception is an event that occurs during the execution of a program that disrupts the normal flow of instruction execution. </w:t>
      </w:r>
    </w:p>
    <w:p w14:paraId="6E042A73" w14:textId="77777777" w:rsidR="00DC1DB8" w:rsidRPr="004040FF" w:rsidRDefault="00DC1DB8" w:rsidP="00B5078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633DD7CD" w14:textId="77777777" w:rsidR="002723F2" w:rsidRPr="002723F2" w:rsidRDefault="002723F2" w:rsidP="002723F2">
      <w:pPr>
        <w:shd w:val="clear" w:color="auto" w:fill="FFFFFF"/>
        <w:spacing w:after="0" w:line="240" w:lineRule="auto"/>
        <w:jc w:val="both"/>
        <w:textAlignment w:val="baseline"/>
        <w:outlineLvl w:val="4"/>
        <w:rPr>
          <w:rFonts w:ascii="Segoe UI" w:eastAsia="Times New Roman" w:hAnsi="Segoe UI" w:cs="Segoe UI"/>
          <w:b/>
          <w:bCs/>
          <w:color w:val="3A3A3A"/>
          <w:kern w:val="0"/>
          <w:lang w:eastAsia="en-IN"/>
          <w14:ligatures w14:val="none"/>
        </w:rPr>
      </w:pPr>
      <w:r w:rsidRPr="002723F2">
        <w:rPr>
          <w:rFonts w:ascii="Arial" w:eastAsia="Times New Roman" w:hAnsi="Arial" w:cs="Arial"/>
          <w:b/>
          <w:bCs/>
          <w:color w:val="000000"/>
          <w:kern w:val="0"/>
          <w:bdr w:val="none" w:sz="0" w:space="0" w:color="auto" w:frame="1"/>
          <w:lang w:eastAsia="en-IN"/>
          <w14:ligatures w14:val="none"/>
        </w:rPr>
        <w:t>What is Exception Handling in C#?</w:t>
      </w:r>
    </w:p>
    <w:p w14:paraId="568CCC1B" w14:textId="51A183C5" w:rsidR="002723F2" w:rsidRPr="004040FF" w:rsidRDefault="002723F2" w:rsidP="002723F2">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r w:rsidRPr="002723F2">
        <w:rPr>
          <w:rFonts w:ascii="Arial" w:eastAsia="Times New Roman" w:hAnsi="Arial" w:cs="Arial"/>
          <w:color w:val="000000"/>
          <w:kern w:val="0"/>
          <w:bdr w:val="none" w:sz="0" w:space="0" w:color="auto" w:frame="1"/>
          <w:lang w:eastAsia="en-IN"/>
          <w14:ligatures w14:val="none"/>
        </w:rPr>
        <w:t>The process of catching the exception for converting the CLR given exception message to an end-user understandable message and for stopping the abnormal termination of the program whenever runtime errors are occurring is called Exception Handling in C#. Once we handle an exception under a program we will be getting the following advantages</w:t>
      </w:r>
      <w:r w:rsidR="004B442A">
        <w:rPr>
          <w:rFonts w:ascii="Arial" w:eastAsia="Times New Roman" w:hAnsi="Arial" w:cs="Arial"/>
          <w:color w:val="000000"/>
          <w:kern w:val="0"/>
          <w:bdr w:val="none" w:sz="0" w:space="0" w:color="auto" w:frame="1"/>
          <w:lang w:eastAsia="en-IN"/>
          <w14:ligatures w14:val="none"/>
        </w:rPr>
        <w:t>.</w:t>
      </w:r>
    </w:p>
    <w:p w14:paraId="15B4BB48" w14:textId="77777777" w:rsidR="00281A3F" w:rsidRPr="002723F2" w:rsidRDefault="00281A3F" w:rsidP="002723F2">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p>
    <w:p w14:paraId="727F1294" w14:textId="77777777" w:rsidR="002723F2" w:rsidRPr="002723F2" w:rsidRDefault="002723F2" w:rsidP="002723F2">
      <w:pPr>
        <w:numPr>
          <w:ilvl w:val="0"/>
          <w:numId w:val="3"/>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2723F2">
        <w:rPr>
          <w:rFonts w:ascii="Arial" w:eastAsia="Times New Roman" w:hAnsi="Arial" w:cs="Arial"/>
          <w:color w:val="000000"/>
          <w:kern w:val="0"/>
          <w:bdr w:val="none" w:sz="0" w:space="0" w:color="auto" w:frame="1"/>
          <w:lang w:eastAsia="en-IN"/>
          <w14:ligatures w14:val="none"/>
        </w:rPr>
        <w:t>We can stop the Abnormal Termination</w:t>
      </w:r>
    </w:p>
    <w:p w14:paraId="0FF8B1C1" w14:textId="77777777" w:rsidR="002723F2" w:rsidRPr="002723F2" w:rsidRDefault="002723F2" w:rsidP="002723F2">
      <w:pPr>
        <w:numPr>
          <w:ilvl w:val="0"/>
          <w:numId w:val="3"/>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2723F2">
        <w:rPr>
          <w:rFonts w:ascii="Arial" w:eastAsia="Times New Roman" w:hAnsi="Arial" w:cs="Arial"/>
          <w:color w:val="000000"/>
          <w:kern w:val="0"/>
          <w:bdr w:val="none" w:sz="0" w:space="0" w:color="auto" w:frame="1"/>
          <w:lang w:eastAsia="en-IN"/>
          <w14:ligatures w14:val="none"/>
        </w:rPr>
        <w:t>We can perform any corrective action that may resolve the problem.</w:t>
      </w:r>
    </w:p>
    <w:p w14:paraId="3FD90EFC" w14:textId="3A215FC4" w:rsidR="007A7132" w:rsidRPr="007A7132" w:rsidRDefault="002723F2" w:rsidP="00656AF5">
      <w:pPr>
        <w:numPr>
          <w:ilvl w:val="0"/>
          <w:numId w:val="3"/>
        </w:numPr>
        <w:shd w:val="clear" w:color="auto" w:fill="FFFFFF"/>
        <w:spacing w:after="0" w:line="240" w:lineRule="auto"/>
        <w:ind w:left="1440"/>
        <w:jc w:val="both"/>
        <w:textAlignment w:val="baseline"/>
        <w:rPr>
          <w:rFonts w:ascii="Arial" w:eastAsia="Times New Roman" w:hAnsi="Arial" w:cs="Arial"/>
          <w:color w:val="000000"/>
          <w:kern w:val="0"/>
          <w:bdr w:val="none" w:sz="0" w:space="0" w:color="auto" w:frame="1"/>
          <w:lang w:eastAsia="en-IN"/>
          <w14:ligatures w14:val="none"/>
        </w:rPr>
      </w:pPr>
      <w:r w:rsidRPr="002723F2">
        <w:rPr>
          <w:rFonts w:ascii="Arial" w:eastAsia="Times New Roman" w:hAnsi="Arial" w:cs="Arial"/>
          <w:color w:val="000000"/>
          <w:kern w:val="0"/>
          <w:bdr w:val="none" w:sz="0" w:space="0" w:color="auto" w:frame="1"/>
          <w:lang w:eastAsia="en-IN"/>
          <w14:ligatures w14:val="none"/>
        </w:rPr>
        <w:t>Displaying a user-friendly error message, so that the user can resolve the problem provided if it is under his control.</w:t>
      </w:r>
    </w:p>
    <w:p w14:paraId="50F960DF" w14:textId="77777777" w:rsidR="007A7132" w:rsidRDefault="007A7132" w:rsidP="007A7132">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p>
    <w:p w14:paraId="2986E7F2" w14:textId="65A5B254" w:rsidR="007A7132" w:rsidRDefault="007A7132" w:rsidP="007A7132">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r w:rsidRPr="00864686">
        <w:rPr>
          <w:noProof/>
        </w:rPr>
        <w:lastRenderedPageBreak/>
        <w:drawing>
          <wp:inline distT="0" distB="0" distL="0" distR="0" wp14:anchorId="20B72A8B" wp14:editId="54F8BA3D">
            <wp:extent cx="2892461" cy="2381459"/>
            <wp:effectExtent l="0" t="0" r="3175" b="0"/>
            <wp:docPr id="131892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7270" name=""/>
                    <pic:cNvPicPr/>
                  </pic:nvPicPr>
                  <pic:blipFill>
                    <a:blip r:embed="rId18"/>
                    <a:stretch>
                      <a:fillRect/>
                    </a:stretch>
                  </pic:blipFill>
                  <pic:spPr>
                    <a:xfrm>
                      <a:off x="0" y="0"/>
                      <a:ext cx="2911324" cy="2396989"/>
                    </a:xfrm>
                    <a:prstGeom prst="rect">
                      <a:avLst/>
                    </a:prstGeom>
                  </pic:spPr>
                </pic:pic>
              </a:graphicData>
            </a:graphic>
          </wp:inline>
        </w:drawing>
      </w:r>
    </w:p>
    <w:p w14:paraId="0E801C47" w14:textId="77777777" w:rsidR="00925BE2" w:rsidRPr="004040FF" w:rsidRDefault="00925BE2" w:rsidP="007A7132">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p>
    <w:p w14:paraId="4E705021" w14:textId="77777777" w:rsidR="00CF668A" w:rsidRPr="004B241D" w:rsidRDefault="00CF668A" w:rsidP="00CF668A">
      <w:pPr>
        <w:shd w:val="clear" w:color="auto" w:fill="FFFFFF"/>
        <w:spacing w:after="0" w:line="240" w:lineRule="auto"/>
        <w:jc w:val="both"/>
        <w:textAlignment w:val="baseline"/>
        <w:outlineLvl w:val="4"/>
        <w:rPr>
          <w:rFonts w:ascii="Segoe UI" w:eastAsia="Times New Roman" w:hAnsi="Segoe UI" w:cs="Segoe UI"/>
          <w:b/>
          <w:bCs/>
          <w:color w:val="3A3A3A"/>
          <w:kern w:val="0"/>
          <w:lang w:eastAsia="en-IN"/>
          <w14:ligatures w14:val="none"/>
        </w:rPr>
      </w:pPr>
      <w:r w:rsidRPr="004B241D">
        <w:rPr>
          <w:rFonts w:ascii="Arial" w:eastAsia="Times New Roman" w:hAnsi="Arial" w:cs="Arial"/>
          <w:b/>
          <w:bCs/>
          <w:color w:val="000000"/>
          <w:kern w:val="0"/>
          <w:bdr w:val="none" w:sz="0" w:space="0" w:color="auto" w:frame="1"/>
          <w:lang w:eastAsia="en-IN"/>
          <w14:ligatures w14:val="none"/>
        </w:rPr>
        <w:t>Why do we need Exception Handling in C#?</w:t>
      </w:r>
    </w:p>
    <w:p w14:paraId="30EA6B51" w14:textId="1E7396FD" w:rsidR="008233E2" w:rsidRPr="004B241D" w:rsidRDefault="00CF668A" w:rsidP="00CF668A">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r w:rsidRPr="004B241D">
        <w:rPr>
          <w:rFonts w:ascii="Arial" w:eastAsia="Times New Roman" w:hAnsi="Arial" w:cs="Arial"/>
          <w:color w:val="000000"/>
          <w:kern w:val="0"/>
          <w:bdr w:val="none" w:sz="0" w:space="0" w:color="auto" w:frame="1"/>
          <w:lang w:eastAsia="en-IN"/>
          <w14:ligatures w14:val="none"/>
        </w:rPr>
        <w:t>We need Exception Handling in C# because of the following two reasons.</w:t>
      </w:r>
    </w:p>
    <w:p w14:paraId="46BC1D69" w14:textId="30FCC8CB" w:rsidR="00CF668A" w:rsidRPr="004B241D" w:rsidRDefault="00CF668A" w:rsidP="00CF668A">
      <w:pPr>
        <w:numPr>
          <w:ilvl w:val="0"/>
          <w:numId w:val="4"/>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4B241D">
        <w:rPr>
          <w:rFonts w:ascii="Arial" w:eastAsia="Times New Roman" w:hAnsi="Arial" w:cs="Arial"/>
          <w:color w:val="000000"/>
          <w:kern w:val="0"/>
          <w:bdr w:val="none" w:sz="0" w:space="0" w:color="auto" w:frame="1"/>
          <w:lang w:eastAsia="en-IN"/>
          <w14:ligatures w14:val="none"/>
        </w:rPr>
        <w:t>To stop the Abnormal Termination of the program</w:t>
      </w:r>
      <w:r w:rsidR="008233E2">
        <w:rPr>
          <w:rFonts w:ascii="Arial" w:eastAsia="Times New Roman" w:hAnsi="Arial" w:cs="Arial"/>
          <w:color w:val="000000"/>
          <w:kern w:val="0"/>
          <w:bdr w:val="none" w:sz="0" w:space="0" w:color="auto" w:frame="1"/>
          <w:lang w:eastAsia="en-IN"/>
          <w14:ligatures w14:val="none"/>
        </w:rPr>
        <w:t>.</w:t>
      </w:r>
    </w:p>
    <w:p w14:paraId="42C2BEC6" w14:textId="0265A876" w:rsidR="00913F29" w:rsidRPr="00556C4D" w:rsidRDefault="00CF668A" w:rsidP="0070129D">
      <w:pPr>
        <w:numPr>
          <w:ilvl w:val="0"/>
          <w:numId w:val="4"/>
        </w:numPr>
        <w:shd w:val="clear" w:color="auto" w:fill="FFFFFF"/>
        <w:spacing w:after="0" w:line="240" w:lineRule="auto"/>
        <w:ind w:left="1440"/>
        <w:jc w:val="both"/>
        <w:textAlignment w:val="baseline"/>
      </w:pPr>
      <w:r w:rsidRPr="00DD3BB2">
        <w:rPr>
          <w:rFonts w:ascii="Arial" w:eastAsia="Times New Roman" w:hAnsi="Arial" w:cs="Arial"/>
          <w:color w:val="000000"/>
          <w:kern w:val="0"/>
          <w:bdr w:val="none" w:sz="0" w:space="0" w:color="auto" w:frame="1"/>
          <w:lang w:eastAsia="en-IN"/>
          <w14:ligatures w14:val="none"/>
        </w:rPr>
        <w:t>To provide users with understandable messages when an exception is raised. So that users can make a decision without the developer’s help.</w:t>
      </w:r>
    </w:p>
    <w:p w14:paraId="14C5FC31" w14:textId="77777777" w:rsidR="00556C4D" w:rsidRDefault="00556C4D" w:rsidP="00556C4D">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p>
    <w:p w14:paraId="0A3E8EC6" w14:textId="1CB5727D" w:rsidR="00F6462E" w:rsidRDefault="00F6462E" w:rsidP="00556C4D">
      <w:pPr>
        <w:shd w:val="clear" w:color="auto" w:fill="FFFFFF"/>
        <w:spacing w:after="0" w:line="240" w:lineRule="auto"/>
        <w:jc w:val="both"/>
        <w:textAlignment w:val="baseline"/>
        <w:rPr>
          <w:rFonts w:ascii="Arial" w:eastAsia="Times New Roman" w:hAnsi="Arial" w:cs="Arial"/>
          <w:b/>
          <w:bCs/>
          <w:color w:val="000000"/>
          <w:kern w:val="0"/>
          <w:bdr w:val="none" w:sz="0" w:space="0" w:color="auto" w:frame="1"/>
          <w:lang w:eastAsia="en-IN"/>
          <w14:ligatures w14:val="none"/>
        </w:rPr>
      </w:pPr>
      <w:r>
        <w:rPr>
          <w:rFonts w:ascii="Arial" w:eastAsia="Times New Roman" w:hAnsi="Arial" w:cs="Arial"/>
          <w:b/>
          <w:bCs/>
          <w:color w:val="000000"/>
          <w:kern w:val="0"/>
          <w:bdr w:val="none" w:sz="0" w:space="0" w:color="auto" w:frame="1"/>
          <w:lang w:eastAsia="en-IN"/>
          <w14:ligatures w14:val="none"/>
        </w:rPr>
        <w:t>Multiple catch block example</w:t>
      </w:r>
    </w:p>
    <w:p w14:paraId="2F153C8D" w14:textId="77777777" w:rsidR="00F6462E" w:rsidRDefault="00F6462E" w:rsidP="00556C4D">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p>
    <w:p w14:paraId="3519F3DC"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3FAD0FD8"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ExceptionHandlingDemo</w:t>
      </w:r>
      <w:proofErr w:type="spellEnd"/>
    </w:p>
    <w:p w14:paraId="6D45B1E6"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C6BBFE"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5426C76E"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BD9DBA"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7B58CF72"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1B316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Number1, Number2, Result;</w:t>
      </w:r>
    </w:p>
    <w:p w14:paraId="43428F3D"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try</w:t>
      </w:r>
    </w:p>
    <w:p w14:paraId="6B7DDCB1"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8861B8"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First Number"</w:t>
      </w:r>
      <w:r>
        <w:rPr>
          <w:rFonts w:ascii="Cascadia Mono" w:hAnsi="Cascadia Mono" w:cs="Cascadia Mono"/>
          <w:color w:val="000000"/>
          <w:kern w:val="0"/>
          <w:sz w:val="19"/>
          <w:szCs w:val="19"/>
        </w:rPr>
        <w:t>);</w:t>
      </w:r>
    </w:p>
    <w:p w14:paraId="4919AD9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Number1 = </w:t>
      </w:r>
      <w:proofErr w:type="spell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7924E985"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Second Number"</w:t>
      </w:r>
      <w:r>
        <w:rPr>
          <w:rFonts w:ascii="Cascadia Mono" w:hAnsi="Cascadia Mono" w:cs="Cascadia Mono"/>
          <w:color w:val="000000"/>
          <w:kern w:val="0"/>
          <w:sz w:val="19"/>
          <w:szCs w:val="19"/>
        </w:rPr>
        <w:t>);</w:t>
      </w:r>
    </w:p>
    <w:p w14:paraId="181F7C98"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Number2 = </w:t>
      </w:r>
      <w:proofErr w:type="spell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0AFB8EA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 = Number1 / Number2;</w:t>
      </w:r>
    </w:p>
    <w:p w14:paraId="6F9BDEA0"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$"Result: </w:t>
      </w:r>
      <w:r>
        <w:rPr>
          <w:rFonts w:ascii="Cascadia Mono" w:hAnsi="Cascadia Mono" w:cs="Cascadia Mono"/>
          <w:color w:val="000000"/>
          <w:kern w:val="0"/>
          <w:sz w:val="19"/>
          <w:szCs w:val="19"/>
        </w:rPr>
        <w:t>{Result}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9B8910B"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A122A5"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DivideByZeroException</w:t>
      </w:r>
      <w:proofErr w:type="spellEnd"/>
      <w:r>
        <w:rPr>
          <w:rFonts w:ascii="Cascadia Mono" w:hAnsi="Cascadia Mono" w:cs="Cascadia Mono"/>
          <w:color w:val="000000"/>
          <w:kern w:val="0"/>
          <w:sz w:val="19"/>
          <w:szCs w:val="19"/>
        </w:rPr>
        <w:t xml:space="preserve"> DBZE)</w:t>
      </w:r>
    </w:p>
    <w:p w14:paraId="68BAF100"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BC7DC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"Second Number Should Not Be Zero"</w:t>
      </w:r>
      <w:r>
        <w:rPr>
          <w:rFonts w:ascii="Cascadia Mono" w:hAnsi="Cascadia Mono" w:cs="Cascadia Mono"/>
          <w:color w:val="000000"/>
          <w:kern w:val="0"/>
          <w:sz w:val="19"/>
          <w:szCs w:val="19"/>
        </w:rPr>
        <w:t>);</w:t>
      </w:r>
    </w:p>
    <w:p w14:paraId="6831B03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419939"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FormatException</w:t>
      </w:r>
      <w:proofErr w:type="spellEnd"/>
      <w:r>
        <w:rPr>
          <w:rFonts w:ascii="Cascadia Mono" w:hAnsi="Cascadia Mono" w:cs="Cascadia Mono"/>
          <w:color w:val="000000"/>
          <w:kern w:val="0"/>
          <w:sz w:val="19"/>
          <w:szCs w:val="19"/>
        </w:rPr>
        <w:t xml:space="preserve"> FE)</w:t>
      </w:r>
    </w:p>
    <w:p w14:paraId="50A013D8"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26342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Only Integer Numbers"</w:t>
      </w:r>
      <w:r>
        <w:rPr>
          <w:rFonts w:ascii="Cascadia Mono" w:hAnsi="Cascadia Mono" w:cs="Cascadia Mono"/>
          <w:color w:val="000000"/>
          <w:kern w:val="0"/>
          <w:sz w:val="19"/>
          <w:szCs w:val="19"/>
        </w:rPr>
        <w:t>);</w:t>
      </w:r>
    </w:p>
    <w:p w14:paraId="5CAB076B"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487282"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7E5DA882"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1687C6"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7FF971" w14:textId="7D639D34" w:rsidR="00556C4D" w:rsidRPr="004B442A" w:rsidRDefault="00556C4D" w:rsidP="00556C4D">
      <w:pPr>
        <w:shd w:val="clear" w:color="auto" w:fill="FFFFFF"/>
        <w:spacing w:after="0" w:line="240" w:lineRule="auto"/>
        <w:jc w:val="both"/>
        <w:textAlignment w:val="baseline"/>
      </w:pPr>
      <w:r>
        <w:rPr>
          <w:rFonts w:ascii="Cascadia Mono" w:hAnsi="Cascadia Mono" w:cs="Cascadia Mono"/>
          <w:color w:val="000000"/>
          <w:kern w:val="0"/>
          <w:sz w:val="19"/>
          <w:szCs w:val="19"/>
        </w:rPr>
        <w:t>}</w:t>
      </w:r>
    </w:p>
    <w:p w14:paraId="010A482E" w14:textId="625A0FC8" w:rsidR="004B442A" w:rsidRDefault="004B442A" w:rsidP="004B442A">
      <w:pPr>
        <w:shd w:val="clear" w:color="auto" w:fill="FFFFFF"/>
        <w:spacing w:after="0" w:line="240" w:lineRule="auto"/>
        <w:jc w:val="both"/>
        <w:textAlignment w:val="baseline"/>
        <w:outlineLvl w:val="4"/>
        <w:rPr>
          <w:rFonts w:ascii="Arial" w:eastAsia="Times New Roman" w:hAnsi="Arial" w:cs="Arial"/>
          <w:b/>
          <w:bCs/>
          <w:color w:val="000000"/>
          <w:kern w:val="0"/>
          <w:bdr w:val="none" w:sz="0" w:space="0" w:color="auto" w:frame="1"/>
          <w:lang w:eastAsia="en-IN"/>
          <w14:ligatures w14:val="none"/>
        </w:rPr>
      </w:pPr>
      <w:r>
        <w:rPr>
          <w:rFonts w:ascii="Arial" w:eastAsia="Times New Roman" w:hAnsi="Arial" w:cs="Arial"/>
          <w:b/>
          <w:bCs/>
          <w:color w:val="000000"/>
          <w:kern w:val="0"/>
          <w:bdr w:val="none" w:sz="0" w:space="0" w:color="auto" w:frame="1"/>
          <w:lang w:eastAsia="en-IN"/>
          <w14:ligatures w14:val="none"/>
        </w:rPr>
        <w:t>C</w:t>
      </w:r>
      <w:r w:rsidRPr="004B442A">
        <w:rPr>
          <w:rFonts w:ascii="Arial" w:eastAsia="Times New Roman" w:hAnsi="Arial" w:cs="Arial"/>
          <w:b/>
          <w:bCs/>
          <w:color w:val="000000"/>
          <w:kern w:val="0"/>
          <w:bdr w:val="none" w:sz="0" w:space="0" w:color="auto" w:frame="1"/>
          <w:lang w:eastAsia="en-IN"/>
          <w14:ligatures w14:val="none"/>
        </w:rPr>
        <w:t>reate user-defined exceptions</w:t>
      </w:r>
    </w:p>
    <w:p w14:paraId="5500DA2C" w14:textId="77777777" w:rsidR="00AF54ED" w:rsidRDefault="00AF54ED" w:rsidP="004B442A">
      <w:pPr>
        <w:shd w:val="clear" w:color="auto" w:fill="FFFFFF"/>
        <w:spacing w:after="0" w:line="240" w:lineRule="auto"/>
        <w:jc w:val="both"/>
        <w:textAlignment w:val="baseline"/>
        <w:outlineLvl w:val="4"/>
        <w:rPr>
          <w:rFonts w:ascii="Arial" w:eastAsia="Times New Roman" w:hAnsi="Arial" w:cs="Arial"/>
          <w:b/>
          <w:bCs/>
          <w:color w:val="000000"/>
          <w:kern w:val="0"/>
          <w:bdr w:val="none" w:sz="0" w:space="0" w:color="auto" w:frame="1"/>
          <w:lang w:eastAsia="en-IN"/>
          <w14:ligatures w14:val="none"/>
        </w:rPr>
      </w:pPr>
    </w:p>
    <w:p w14:paraId="79E00467" w14:textId="4DDC43A7" w:rsidR="004B442A" w:rsidRDefault="004B442A" w:rsidP="004B442A">
      <w:pPr>
        <w:autoSpaceDE w:val="0"/>
        <w:autoSpaceDN w:val="0"/>
        <w:adjustRightInd w:val="0"/>
        <w:spacing w:after="0" w:line="240" w:lineRule="auto"/>
        <w:jc w:val="both"/>
        <w:rPr>
          <w:rFonts w:ascii="Arial" w:hAnsi="Arial" w:cs="Arial"/>
          <w:color w:val="000000"/>
          <w:shd w:val="clear" w:color="auto" w:fill="FFFFFF"/>
        </w:rPr>
      </w:pPr>
      <w:r w:rsidRPr="004B442A">
        <w:rPr>
          <w:rFonts w:ascii="Arial" w:hAnsi="Arial" w:cs="Arial"/>
          <w:color w:val="000000"/>
          <w:shd w:val="clear" w:color="auto" w:fill="FFFFFF"/>
        </w:rPr>
        <w:t>.NET provides a hierarchy of exception classes ultimately derived from the </w:t>
      </w:r>
      <w:hyperlink r:id="rId19" w:history="1">
        <w:r w:rsidRPr="004B442A">
          <w:rPr>
            <w:rFonts w:ascii="Arial" w:hAnsi="Arial" w:cs="Arial"/>
            <w:color w:val="000000"/>
          </w:rPr>
          <w:t>Exception</w:t>
        </w:r>
      </w:hyperlink>
      <w:r w:rsidRPr="004B442A">
        <w:rPr>
          <w:rFonts w:ascii="Arial" w:hAnsi="Arial" w:cs="Arial"/>
          <w:color w:val="000000"/>
          <w:shd w:val="clear" w:color="auto" w:fill="FFFFFF"/>
        </w:rPr>
        <w:t> base class. However, if none of the predefined exceptions meet your needs, you can create your own exception classes by deriving from the </w:t>
      </w:r>
      <w:hyperlink r:id="rId20" w:history="1">
        <w:r w:rsidRPr="004B442A">
          <w:rPr>
            <w:rFonts w:ascii="Arial" w:hAnsi="Arial" w:cs="Arial"/>
            <w:color w:val="000000"/>
          </w:rPr>
          <w:t>Exception</w:t>
        </w:r>
      </w:hyperlink>
      <w:r w:rsidRPr="004B442A">
        <w:rPr>
          <w:rFonts w:ascii="Arial" w:hAnsi="Arial" w:cs="Arial"/>
          <w:color w:val="000000"/>
          <w:shd w:val="clear" w:color="auto" w:fill="FFFFFF"/>
        </w:rPr>
        <w:t> class.</w:t>
      </w:r>
    </w:p>
    <w:p w14:paraId="0E23C6E5" w14:textId="546D2F3A" w:rsidR="004B442A" w:rsidRDefault="004B442A" w:rsidP="004B442A">
      <w:pPr>
        <w:autoSpaceDE w:val="0"/>
        <w:autoSpaceDN w:val="0"/>
        <w:adjustRightInd w:val="0"/>
        <w:spacing w:after="0" w:line="240" w:lineRule="auto"/>
        <w:jc w:val="both"/>
        <w:rPr>
          <w:rFonts w:ascii="Arial" w:hAnsi="Arial" w:cs="Arial"/>
          <w:color w:val="000000"/>
          <w:shd w:val="clear" w:color="auto" w:fill="FFFFFF"/>
        </w:rPr>
      </w:pPr>
      <w:r w:rsidRPr="004B442A">
        <w:rPr>
          <w:rFonts w:ascii="Arial" w:hAnsi="Arial" w:cs="Arial"/>
          <w:color w:val="000000"/>
          <w:shd w:val="clear" w:color="auto" w:fill="FFFFFF"/>
        </w:rPr>
        <w:lastRenderedPageBreak/>
        <w:t>Let's assume you want to create a </w:t>
      </w:r>
      <w:proofErr w:type="spellStart"/>
      <w:r w:rsidRPr="004B442A">
        <w:rPr>
          <w:rFonts w:ascii="Arial" w:hAnsi="Arial" w:cs="Arial"/>
          <w:color w:val="000000"/>
          <w:shd w:val="clear" w:color="auto" w:fill="FFFFFF"/>
        </w:rPr>
        <w:t>StudentNotFoundException</w:t>
      </w:r>
      <w:proofErr w:type="spellEnd"/>
      <w:r w:rsidRPr="004B442A">
        <w:rPr>
          <w:rFonts w:ascii="Arial" w:hAnsi="Arial" w:cs="Arial"/>
          <w:color w:val="000000"/>
          <w:shd w:val="clear" w:color="auto" w:fill="FFFFFF"/>
        </w:rPr>
        <w:t> that contains a</w:t>
      </w:r>
      <w:r>
        <w:rPr>
          <w:rFonts w:ascii="Arial" w:hAnsi="Arial" w:cs="Arial"/>
          <w:color w:val="000000"/>
          <w:shd w:val="clear" w:color="auto" w:fill="FFFFFF"/>
        </w:rPr>
        <w:t xml:space="preserve"> </w:t>
      </w:r>
      <w:proofErr w:type="spellStart"/>
      <w:r w:rsidRPr="004B442A">
        <w:rPr>
          <w:rFonts w:ascii="Arial" w:hAnsi="Arial" w:cs="Arial"/>
          <w:color w:val="000000"/>
          <w:shd w:val="clear" w:color="auto" w:fill="FFFFFF"/>
        </w:rPr>
        <w:t>StudentName</w:t>
      </w:r>
      <w:proofErr w:type="spellEnd"/>
      <w:r>
        <w:rPr>
          <w:rFonts w:ascii="Arial" w:hAnsi="Arial" w:cs="Arial"/>
          <w:color w:val="000000"/>
          <w:shd w:val="clear" w:color="auto" w:fill="FFFFFF"/>
        </w:rPr>
        <w:t xml:space="preserve"> </w:t>
      </w:r>
      <w:r w:rsidRPr="004B442A">
        <w:rPr>
          <w:rFonts w:ascii="Arial" w:hAnsi="Arial" w:cs="Arial"/>
          <w:color w:val="000000"/>
          <w:shd w:val="clear" w:color="auto" w:fill="FFFFFF"/>
        </w:rPr>
        <w:t>property.</w:t>
      </w:r>
      <w:r>
        <w:rPr>
          <w:rFonts w:ascii="Arial" w:hAnsi="Arial" w:cs="Arial"/>
          <w:color w:val="000000"/>
          <w:shd w:val="clear" w:color="auto" w:fill="FFFFFF"/>
        </w:rPr>
        <w:t xml:space="preserve"> </w:t>
      </w:r>
      <w:r w:rsidRPr="004B442A">
        <w:rPr>
          <w:rFonts w:ascii="Arial" w:hAnsi="Arial" w:cs="Arial"/>
          <w:color w:val="000000"/>
          <w:shd w:val="clear" w:color="auto" w:fill="FFFFFF"/>
        </w:rPr>
        <w:t>To create a custom exception, follow these steps</w:t>
      </w:r>
      <w:r>
        <w:rPr>
          <w:rFonts w:ascii="Arial" w:hAnsi="Arial" w:cs="Arial"/>
          <w:color w:val="000000"/>
          <w:shd w:val="clear" w:color="auto" w:fill="FFFFFF"/>
        </w:rPr>
        <w:t>.</w:t>
      </w:r>
    </w:p>
    <w:p w14:paraId="6F63CB71" w14:textId="44D28DCC" w:rsidR="004B442A" w:rsidRPr="004B442A" w:rsidRDefault="004B442A" w:rsidP="00DF464C">
      <w:pPr>
        <w:pStyle w:val="NormalWeb"/>
        <w:numPr>
          <w:ilvl w:val="0"/>
          <w:numId w:val="21"/>
        </w:numPr>
        <w:shd w:val="clear" w:color="auto" w:fill="FFFFFF"/>
        <w:ind w:left="1290"/>
        <w:rPr>
          <w:rFonts w:ascii="Segoe UI" w:hAnsi="Segoe UI" w:cs="Segoe UI"/>
          <w:color w:val="161616"/>
        </w:rPr>
      </w:pPr>
      <w:r w:rsidRPr="004B442A">
        <w:rPr>
          <w:rFonts w:ascii="Arial" w:hAnsi="Arial" w:cs="Arial"/>
          <w:color w:val="161616"/>
          <w:sz w:val="22"/>
          <w:szCs w:val="22"/>
        </w:rPr>
        <w:t>Create a serializable class that inherits from </w:t>
      </w:r>
      <w:hyperlink r:id="rId21" w:history="1">
        <w:r w:rsidRPr="004B442A">
          <w:rPr>
            <w:rStyle w:val="Hyperlink"/>
            <w:rFonts w:ascii="Arial" w:hAnsi="Arial" w:cs="Arial"/>
            <w:sz w:val="22"/>
            <w:szCs w:val="22"/>
          </w:rPr>
          <w:t>Exception</w:t>
        </w:r>
      </w:hyperlink>
      <w:r w:rsidRPr="004B442A">
        <w:rPr>
          <w:rFonts w:ascii="Arial" w:hAnsi="Arial" w:cs="Arial"/>
          <w:color w:val="161616"/>
          <w:sz w:val="22"/>
          <w:szCs w:val="22"/>
        </w:rPr>
        <w:t>. The class name should end in "Exception":</w:t>
      </w:r>
      <w:r w:rsidRPr="004B442A">
        <w:rPr>
          <w:rStyle w:val="language"/>
          <w:rFonts w:ascii="Segoe UI" w:hAnsi="Segoe UI" w:cs="Segoe UI"/>
          <w:color w:val="161616"/>
        </w:rPr>
        <w:t xml:space="preserve"> </w:t>
      </w:r>
    </w:p>
    <w:p w14:paraId="62809ED1" w14:textId="7A059FDB"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r>
        <w:rPr>
          <w:rStyle w:val="hljs-meta"/>
          <w:rFonts w:ascii="Consolas" w:hAnsi="Consolas"/>
          <w:color w:val="006881"/>
          <w:bdr w:val="none" w:sz="0" w:space="0" w:color="auto" w:frame="1"/>
        </w:rPr>
        <w:t>Serializable</w:t>
      </w:r>
      <w:r>
        <w:rPr>
          <w:rStyle w:val="HTMLCode"/>
          <w:rFonts w:ascii="Consolas" w:eastAsiaTheme="majorEastAsia" w:hAnsi="Consolas"/>
          <w:color w:val="161616"/>
          <w:bdr w:val="none" w:sz="0" w:space="0" w:color="auto" w:frame="1"/>
        </w:rPr>
        <w:t>]</w:t>
      </w:r>
    </w:p>
    <w:p w14:paraId="7B599FFF"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TMLCode"/>
          <w:rFonts w:ascii="Consolas" w:eastAsiaTheme="majorEastAsia" w:hAnsi="Consolas"/>
          <w:color w:val="161616"/>
          <w:bdr w:val="none" w:sz="0" w:space="0" w:color="auto" w:frame="1"/>
        </w:rPr>
        <w:t xml:space="preserve"> : </w:t>
      </w:r>
      <w:r>
        <w:rPr>
          <w:rStyle w:val="hljs-title"/>
          <w:rFonts w:ascii="Consolas" w:hAnsi="Consolas"/>
          <w:color w:val="006881"/>
          <w:bdr w:val="none" w:sz="0" w:space="0" w:color="auto" w:frame="1"/>
        </w:rPr>
        <w:t>Exception</w:t>
      </w:r>
      <w:r>
        <w:rPr>
          <w:rStyle w:val="HTMLCode"/>
          <w:rFonts w:ascii="Consolas" w:eastAsiaTheme="majorEastAsia" w:hAnsi="Consolas"/>
          <w:color w:val="161616"/>
          <w:bdr w:val="none" w:sz="0" w:space="0" w:color="auto" w:frame="1"/>
        </w:rPr>
        <w:t xml:space="preserve"> { }</w:t>
      </w:r>
    </w:p>
    <w:p w14:paraId="385C054E" w14:textId="77777777" w:rsidR="004B442A" w:rsidRPr="004B442A" w:rsidRDefault="004B442A" w:rsidP="004B442A">
      <w:pPr>
        <w:pStyle w:val="NormalWeb"/>
        <w:numPr>
          <w:ilvl w:val="0"/>
          <w:numId w:val="21"/>
        </w:numPr>
        <w:shd w:val="clear" w:color="auto" w:fill="FFFFFF"/>
        <w:ind w:left="1290"/>
        <w:rPr>
          <w:rFonts w:ascii="Arial" w:hAnsi="Arial" w:cs="Arial"/>
          <w:color w:val="161616"/>
          <w:sz w:val="22"/>
          <w:szCs w:val="22"/>
        </w:rPr>
      </w:pPr>
      <w:r w:rsidRPr="004B442A">
        <w:rPr>
          <w:rFonts w:ascii="Arial" w:hAnsi="Arial" w:cs="Arial"/>
          <w:color w:val="161616"/>
          <w:sz w:val="22"/>
          <w:szCs w:val="22"/>
        </w:rPr>
        <w:t>Add the default constructors:</w:t>
      </w:r>
    </w:p>
    <w:p w14:paraId="7FFDBAF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r>
        <w:rPr>
          <w:rStyle w:val="hljs-meta"/>
          <w:rFonts w:ascii="Consolas" w:hAnsi="Consolas"/>
          <w:color w:val="006881"/>
          <w:bdr w:val="none" w:sz="0" w:space="0" w:color="auto" w:frame="1"/>
        </w:rPr>
        <w:t>Serializable</w:t>
      </w:r>
      <w:r>
        <w:rPr>
          <w:rStyle w:val="HTMLCode"/>
          <w:rFonts w:ascii="Consolas" w:eastAsiaTheme="majorEastAsia" w:hAnsi="Consolas"/>
          <w:color w:val="161616"/>
          <w:bdr w:val="none" w:sz="0" w:space="0" w:color="auto" w:frame="1"/>
        </w:rPr>
        <w:t>]</w:t>
      </w:r>
    </w:p>
    <w:p w14:paraId="43FA03D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TMLCode"/>
          <w:rFonts w:ascii="Consolas" w:eastAsiaTheme="majorEastAsia" w:hAnsi="Consolas"/>
          <w:color w:val="161616"/>
          <w:bdr w:val="none" w:sz="0" w:space="0" w:color="auto" w:frame="1"/>
        </w:rPr>
        <w:t xml:space="preserve"> : </w:t>
      </w:r>
      <w:r>
        <w:rPr>
          <w:rStyle w:val="hljs-title"/>
          <w:rFonts w:ascii="Consolas" w:hAnsi="Consolas"/>
          <w:color w:val="006881"/>
          <w:bdr w:val="none" w:sz="0" w:space="0" w:color="auto" w:frame="1"/>
        </w:rPr>
        <w:t>Exception</w:t>
      </w:r>
    </w:p>
    <w:p w14:paraId="69717FC1"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p>
    <w:p w14:paraId="423F019B"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062D5FC5"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15BFAE7C"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w:t>
      </w:r>
      <w:r>
        <w:rPr>
          <w:rStyle w:val="hljs-function"/>
          <w:rFonts w:ascii="Consolas" w:hAnsi="Consolas"/>
          <w:color w:val="161616"/>
          <w:bdr w:val="none" w:sz="0" w:space="0" w:color="auto" w:frame="1"/>
        </w:rPr>
        <w:t>)</w:t>
      </w:r>
    </w:p>
    <w:p w14:paraId="75957B1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w:t>
      </w:r>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029F724E"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39F0CB1D"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 Exception inner</w:t>
      </w:r>
      <w:r>
        <w:rPr>
          <w:rStyle w:val="hljs-function"/>
          <w:rFonts w:ascii="Consolas" w:hAnsi="Consolas"/>
          <w:color w:val="161616"/>
          <w:bdr w:val="none" w:sz="0" w:space="0" w:color="auto" w:frame="1"/>
        </w:rPr>
        <w:t>)</w:t>
      </w:r>
    </w:p>
    <w:p w14:paraId="65ACFAE4"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 inner</w:t>
      </w:r>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3821E820"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p>
    <w:p w14:paraId="07D2F1AA" w14:textId="77777777" w:rsidR="004B442A" w:rsidRPr="00B951A2" w:rsidRDefault="004B442A" w:rsidP="004B442A">
      <w:pPr>
        <w:pStyle w:val="NormalWeb"/>
        <w:numPr>
          <w:ilvl w:val="0"/>
          <w:numId w:val="21"/>
        </w:numPr>
        <w:shd w:val="clear" w:color="auto" w:fill="FFFFFF"/>
        <w:ind w:left="1290"/>
        <w:rPr>
          <w:rFonts w:ascii="Arial" w:hAnsi="Arial" w:cs="Arial"/>
          <w:color w:val="161616"/>
          <w:sz w:val="22"/>
          <w:szCs w:val="22"/>
        </w:rPr>
      </w:pPr>
      <w:r w:rsidRPr="00B951A2">
        <w:rPr>
          <w:rFonts w:ascii="Arial" w:hAnsi="Arial" w:cs="Arial"/>
          <w:color w:val="161616"/>
          <w:sz w:val="22"/>
          <w:szCs w:val="22"/>
        </w:rPr>
        <w:t>Define any additional properties and constructors:</w:t>
      </w:r>
    </w:p>
    <w:p w14:paraId="51F2042F"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r>
        <w:rPr>
          <w:rStyle w:val="hljs-meta"/>
          <w:rFonts w:ascii="Consolas" w:hAnsi="Consolas"/>
          <w:color w:val="006881"/>
          <w:bdr w:val="none" w:sz="0" w:space="0" w:color="auto" w:frame="1"/>
        </w:rPr>
        <w:t>Serializable</w:t>
      </w:r>
      <w:r>
        <w:rPr>
          <w:rStyle w:val="HTMLCode"/>
          <w:rFonts w:ascii="Consolas" w:eastAsiaTheme="majorEastAsia" w:hAnsi="Consolas"/>
          <w:color w:val="161616"/>
          <w:bdr w:val="none" w:sz="0" w:space="0" w:color="auto" w:frame="1"/>
        </w:rPr>
        <w:t>]</w:t>
      </w:r>
    </w:p>
    <w:p w14:paraId="4C976247"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TMLCode"/>
          <w:rFonts w:ascii="Consolas" w:eastAsiaTheme="majorEastAsia" w:hAnsi="Consolas"/>
          <w:color w:val="161616"/>
          <w:bdr w:val="none" w:sz="0" w:space="0" w:color="auto" w:frame="1"/>
        </w:rPr>
        <w:t xml:space="preserve"> : </w:t>
      </w:r>
      <w:r>
        <w:rPr>
          <w:rStyle w:val="hljs-title"/>
          <w:rFonts w:ascii="Consolas" w:hAnsi="Consolas"/>
          <w:color w:val="006881"/>
          <w:bdr w:val="none" w:sz="0" w:space="0" w:color="auto" w:frame="1"/>
        </w:rPr>
        <w:t>Exception</w:t>
      </w:r>
    </w:p>
    <w:p w14:paraId="66A22A8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p>
    <w:p w14:paraId="7645D2EE"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StudentName</w:t>
      </w:r>
      <w:proofErr w:type="spellEnd"/>
      <w:r>
        <w:rPr>
          <w:rStyle w:val="HTMLCode"/>
          <w:rFonts w:ascii="Consolas" w:eastAsiaTheme="majorEastAsia" w:hAnsi="Consolas"/>
          <w:color w:val="161616"/>
          <w:bdr w:val="none" w:sz="0" w:space="0" w:color="auto" w:frame="1"/>
        </w:rPr>
        <w:t xml:space="preserve"> { </w:t>
      </w:r>
      <w:r>
        <w:rPr>
          <w:rStyle w:val="hljs-keyword"/>
          <w:rFonts w:ascii="Consolas" w:hAnsi="Consolas"/>
          <w:color w:val="0101FD"/>
          <w:bdr w:val="none" w:sz="0" w:space="0" w:color="auto" w:frame="1"/>
        </w:rPr>
        <w:t>get</w:t>
      </w:r>
      <w:r>
        <w:rPr>
          <w:rStyle w:val="HTMLCode"/>
          <w:rFonts w:ascii="Consolas" w:eastAsiaTheme="majorEastAsia" w:hAnsi="Consolas"/>
          <w:color w:val="161616"/>
          <w:bdr w:val="none" w:sz="0" w:space="0" w:color="auto" w:frame="1"/>
        </w:rPr>
        <w:t>; }</w:t>
      </w:r>
    </w:p>
    <w:p w14:paraId="6FB9F184"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4B7334F0"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1DC2A8E4"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4FD5F42A"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w:t>
      </w:r>
      <w:r>
        <w:rPr>
          <w:rStyle w:val="hljs-function"/>
          <w:rFonts w:ascii="Consolas" w:hAnsi="Consolas"/>
          <w:color w:val="161616"/>
          <w:bdr w:val="none" w:sz="0" w:space="0" w:color="auto" w:frame="1"/>
        </w:rPr>
        <w:t>)</w:t>
      </w:r>
    </w:p>
    <w:p w14:paraId="5E04D815"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w:t>
      </w:r>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7AE27BE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5DB7A0A2"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 Exception inner</w:t>
      </w:r>
      <w:r>
        <w:rPr>
          <w:rStyle w:val="hljs-function"/>
          <w:rFonts w:ascii="Consolas" w:hAnsi="Consolas"/>
          <w:color w:val="161616"/>
          <w:bdr w:val="none" w:sz="0" w:space="0" w:color="auto" w:frame="1"/>
        </w:rPr>
        <w:t>)</w:t>
      </w:r>
    </w:p>
    <w:p w14:paraId="689A59B7"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 inner</w:t>
      </w:r>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0470ACC8"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71A12C53"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 </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studentName</w:t>
      </w:r>
      <w:proofErr w:type="spellEnd"/>
      <w:r>
        <w:rPr>
          <w:rStyle w:val="hljs-function"/>
          <w:rFonts w:ascii="Consolas" w:hAnsi="Consolas"/>
          <w:color w:val="161616"/>
          <w:bdr w:val="none" w:sz="0" w:space="0" w:color="auto" w:frame="1"/>
        </w:rPr>
        <w:t>)</w:t>
      </w:r>
    </w:p>
    <w:p w14:paraId="4F2E6AC8"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this</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w:t>
      </w:r>
      <w:r>
        <w:rPr>
          <w:rStyle w:val="hljs-function"/>
          <w:rFonts w:ascii="Consolas" w:hAnsi="Consolas"/>
          <w:color w:val="161616"/>
          <w:bdr w:val="none" w:sz="0" w:space="0" w:color="auto" w:frame="1"/>
        </w:rPr>
        <w:t>)</w:t>
      </w:r>
    </w:p>
    <w:p w14:paraId="42C35399"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5A6ADF5C"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StudentName</w:t>
      </w:r>
      <w:proofErr w:type="spell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studentName</w:t>
      </w:r>
      <w:proofErr w:type="spellEnd"/>
      <w:r>
        <w:rPr>
          <w:rStyle w:val="HTMLCode"/>
          <w:rFonts w:ascii="Consolas" w:eastAsiaTheme="majorEastAsia" w:hAnsi="Consolas"/>
          <w:color w:val="161616"/>
          <w:bdr w:val="none" w:sz="0" w:space="0" w:color="auto" w:frame="1"/>
        </w:rPr>
        <w:t>;</w:t>
      </w:r>
    </w:p>
    <w:p w14:paraId="5107B0E6"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2F1A57A6" w14:textId="77777777" w:rsidR="004B442A" w:rsidRDefault="004B442A" w:rsidP="004B442A">
      <w:pPr>
        <w:pStyle w:val="HTMLPreformatted"/>
        <w:shd w:val="clear" w:color="auto" w:fill="FFFFFF"/>
        <w:ind w:left="1290"/>
        <w:rPr>
          <w:rFonts w:ascii="Consolas" w:hAnsi="Consolas"/>
          <w:color w:val="161616"/>
        </w:rPr>
      </w:pPr>
      <w:r>
        <w:rPr>
          <w:rStyle w:val="HTMLCode"/>
          <w:rFonts w:ascii="Consolas" w:eastAsiaTheme="majorEastAsia" w:hAnsi="Consolas"/>
          <w:color w:val="161616"/>
          <w:bdr w:val="none" w:sz="0" w:space="0" w:color="auto" w:frame="1"/>
        </w:rPr>
        <w:t>}</w:t>
      </w:r>
    </w:p>
    <w:p w14:paraId="008B4451" w14:textId="77777777" w:rsidR="004B442A" w:rsidRDefault="004B442A" w:rsidP="004B442A">
      <w:pPr>
        <w:shd w:val="clear" w:color="auto" w:fill="FFFFFF"/>
        <w:spacing w:after="0" w:line="240" w:lineRule="auto"/>
        <w:jc w:val="both"/>
        <w:textAlignment w:val="baseline"/>
      </w:pPr>
    </w:p>
    <w:p w14:paraId="460D7B4D" w14:textId="6B3846DF" w:rsidR="004B442A" w:rsidRPr="003C0562" w:rsidRDefault="003C0562" w:rsidP="003C0562">
      <w:pPr>
        <w:autoSpaceDE w:val="0"/>
        <w:autoSpaceDN w:val="0"/>
        <w:adjustRightInd w:val="0"/>
        <w:spacing w:after="0" w:line="240" w:lineRule="auto"/>
        <w:jc w:val="both"/>
        <w:rPr>
          <w:rFonts w:ascii="Arial" w:hAnsi="Arial" w:cs="Arial"/>
          <w:color w:val="000000"/>
          <w:shd w:val="clear" w:color="auto" w:fill="FFFFFF"/>
        </w:rPr>
      </w:pPr>
      <w:r w:rsidRPr="003C0562">
        <w:rPr>
          <w:rFonts w:ascii="Arial" w:hAnsi="Arial" w:cs="Arial"/>
          <w:color w:val="000000"/>
          <w:shd w:val="clear" w:color="auto" w:fill="FFFFFF"/>
        </w:rPr>
        <w:t>You have created a custom exception, and you can throw it anywhere with code like the following:</w:t>
      </w:r>
    </w:p>
    <w:p w14:paraId="2D156E33" w14:textId="77777777" w:rsidR="003C0562" w:rsidRPr="003C0562" w:rsidRDefault="003C0562" w:rsidP="003C0562">
      <w:pPr>
        <w:autoSpaceDE w:val="0"/>
        <w:autoSpaceDN w:val="0"/>
        <w:adjustRightInd w:val="0"/>
        <w:spacing w:after="0" w:line="240" w:lineRule="auto"/>
        <w:jc w:val="both"/>
        <w:rPr>
          <w:rFonts w:ascii="Arial" w:hAnsi="Arial" w:cs="Arial"/>
          <w:color w:val="000000"/>
          <w:shd w:val="clear" w:color="auto" w:fill="FFFFFF"/>
        </w:rPr>
      </w:pPr>
    </w:p>
    <w:p w14:paraId="45A07373" w14:textId="58DFB782" w:rsidR="003C0562" w:rsidRDefault="003C0562" w:rsidP="004B442A">
      <w:pPr>
        <w:shd w:val="clear" w:color="auto" w:fill="FFFFFF"/>
        <w:spacing w:after="0" w:line="240" w:lineRule="auto"/>
        <w:jc w:val="both"/>
        <w:textAlignment w:val="baseline"/>
        <w:rPr>
          <w:rFonts w:ascii="Consolas" w:hAnsi="Consolas"/>
          <w:color w:val="161616"/>
          <w:sz w:val="21"/>
          <w:szCs w:val="21"/>
          <w:shd w:val="clear" w:color="auto" w:fill="F2F2F2"/>
        </w:rPr>
      </w:pPr>
      <w:r>
        <w:rPr>
          <w:rStyle w:val="hljs-keyword"/>
          <w:rFonts w:ascii="Consolas" w:hAnsi="Consolas"/>
          <w:color w:val="0101FD"/>
          <w:sz w:val="21"/>
          <w:szCs w:val="21"/>
          <w:shd w:val="clear" w:color="auto" w:fill="F2F2F2"/>
        </w:rPr>
        <w:t>throw</w:t>
      </w:r>
      <w:r>
        <w:rPr>
          <w:rFonts w:ascii="Consolas" w:hAnsi="Consolas"/>
          <w:color w:val="161616"/>
          <w:sz w:val="21"/>
          <w:szCs w:val="21"/>
          <w:shd w:val="clear" w:color="auto" w:fill="F2F2F2"/>
        </w:rPr>
        <w:t xml:space="preserve"> </w:t>
      </w:r>
      <w:r>
        <w:rPr>
          <w:rStyle w:val="hljs-keyword"/>
          <w:rFonts w:ascii="Consolas" w:hAnsi="Consolas"/>
          <w:color w:val="0101FD"/>
          <w:sz w:val="21"/>
          <w:szCs w:val="21"/>
          <w:shd w:val="clear" w:color="auto" w:fill="F2F2F2"/>
        </w:rPr>
        <w:t>new</w:t>
      </w:r>
      <w:r>
        <w:rPr>
          <w:rFonts w:ascii="Consolas" w:hAnsi="Consolas"/>
          <w:color w:val="161616"/>
          <w:sz w:val="21"/>
          <w:szCs w:val="21"/>
          <w:shd w:val="clear" w:color="auto" w:fill="F2F2F2"/>
        </w:rPr>
        <w:t xml:space="preserve"> </w:t>
      </w:r>
      <w:proofErr w:type="spellStart"/>
      <w:r>
        <w:rPr>
          <w:rFonts w:ascii="Consolas" w:hAnsi="Consolas"/>
          <w:color w:val="161616"/>
          <w:sz w:val="21"/>
          <w:szCs w:val="21"/>
          <w:shd w:val="clear" w:color="auto" w:fill="F2F2F2"/>
        </w:rPr>
        <w:t>StudentNotFoundException</w:t>
      </w:r>
      <w:proofErr w:type="spellEnd"/>
      <w:r>
        <w:rPr>
          <w:rFonts w:ascii="Consolas" w:hAnsi="Consolas"/>
          <w:color w:val="161616"/>
          <w:sz w:val="21"/>
          <w:szCs w:val="21"/>
          <w:shd w:val="clear" w:color="auto" w:fill="F2F2F2"/>
        </w:rPr>
        <w:t>(</w:t>
      </w:r>
      <w:r>
        <w:rPr>
          <w:rStyle w:val="hljs-string"/>
          <w:rFonts w:ascii="Consolas" w:hAnsi="Consolas"/>
          <w:color w:val="A31515"/>
          <w:sz w:val="21"/>
          <w:szCs w:val="21"/>
          <w:shd w:val="clear" w:color="auto" w:fill="F2F2F2"/>
        </w:rPr>
        <w:t>"The student cannot be found."</w:t>
      </w:r>
      <w:r>
        <w:rPr>
          <w:rFonts w:ascii="Consolas" w:hAnsi="Consolas"/>
          <w:color w:val="161616"/>
          <w:sz w:val="21"/>
          <w:szCs w:val="21"/>
          <w:shd w:val="clear" w:color="auto" w:fill="F2F2F2"/>
        </w:rPr>
        <w:t xml:space="preserve">, </w:t>
      </w:r>
      <w:r>
        <w:rPr>
          <w:rStyle w:val="hljs-string"/>
          <w:rFonts w:ascii="Consolas" w:hAnsi="Consolas"/>
          <w:color w:val="A31515"/>
          <w:sz w:val="21"/>
          <w:szCs w:val="21"/>
          <w:shd w:val="clear" w:color="auto" w:fill="F2F2F2"/>
        </w:rPr>
        <w:t>"John"</w:t>
      </w:r>
      <w:r>
        <w:rPr>
          <w:rFonts w:ascii="Consolas" w:hAnsi="Consolas"/>
          <w:color w:val="161616"/>
          <w:sz w:val="21"/>
          <w:szCs w:val="21"/>
          <w:shd w:val="clear" w:color="auto" w:fill="F2F2F2"/>
        </w:rPr>
        <w:t>);</w:t>
      </w:r>
    </w:p>
    <w:p w14:paraId="22E537A9" w14:textId="77777777" w:rsidR="00850A20" w:rsidRDefault="00850A20" w:rsidP="004B442A">
      <w:pPr>
        <w:shd w:val="clear" w:color="auto" w:fill="FFFFFF"/>
        <w:spacing w:after="0" w:line="240" w:lineRule="auto"/>
        <w:jc w:val="both"/>
        <w:textAlignment w:val="baseline"/>
        <w:rPr>
          <w:rFonts w:ascii="Consolas" w:hAnsi="Consolas"/>
          <w:color w:val="161616"/>
          <w:sz w:val="21"/>
          <w:szCs w:val="21"/>
          <w:shd w:val="clear" w:color="auto" w:fill="F2F2F2"/>
        </w:rPr>
      </w:pPr>
    </w:p>
    <w:p w14:paraId="3C08232F" w14:textId="77777777" w:rsidR="00850A20" w:rsidRPr="00850A20" w:rsidRDefault="00850A20" w:rsidP="00850A20">
      <w:pPr>
        <w:rPr>
          <w:rStyle w:val="Strong"/>
          <w:rFonts w:ascii="Arial" w:hAnsi="Arial" w:cs="Arial"/>
          <w:bCs w:val="0"/>
          <w:shd w:val="clear" w:color="auto" w:fill="FFFFFF"/>
        </w:rPr>
      </w:pPr>
      <w:r w:rsidRPr="00850A20">
        <w:rPr>
          <w:rStyle w:val="Strong"/>
          <w:rFonts w:ascii="Arial" w:hAnsi="Arial" w:cs="Arial"/>
          <w:bCs w:val="0"/>
          <w:shd w:val="clear" w:color="auto" w:fill="FFFFFF"/>
        </w:rPr>
        <w:t>throw” and “throw ex” in C#</w:t>
      </w:r>
    </w:p>
    <w:p w14:paraId="463ED0A1" w14:textId="6CB2043B" w:rsidR="00850A20" w:rsidRDefault="009926CE" w:rsidP="004B442A">
      <w:pPr>
        <w:shd w:val="clear" w:color="auto" w:fill="FFFFFF"/>
        <w:spacing w:after="0" w:line="240" w:lineRule="auto"/>
        <w:jc w:val="both"/>
        <w:textAlignment w:val="baseline"/>
      </w:pPr>
      <w:r w:rsidRPr="009926CE">
        <w:t>The difference between “throw” and “throw ex” is that “throw” preserves the stack trace while ”throw ex” does not preserve the stack trace.</w:t>
      </w:r>
    </w:p>
    <w:p w14:paraId="023E1A56" w14:textId="77777777" w:rsidR="009926CE" w:rsidRPr="00DD3BB2" w:rsidRDefault="009926CE" w:rsidP="004B442A">
      <w:pPr>
        <w:shd w:val="clear" w:color="auto" w:fill="FFFFFF"/>
        <w:spacing w:after="0" w:line="240" w:lineRule="auto"/>
        <w:jc w:val="both"/>
        <w:textAlignment w:val="baseline"/>
      </w:pPr>
    </w:p>
    <w:p w14:paraId="1626CDBA" w14:textId="0BF58DBD" w:rsidR="00DD3BB2" w:rsidRDefault="009926CE" w:rsidP="00DD3BB2">
      <w:pPr>
        <w:shd w:val="clear" w:color="auto" w:fill="FFFFFF"/>
        <w:spacing w:after="0" w:line="240" w:lineRule="auto"/>
        <w:jc w:val="both"/>
        <w:textAlignment w:val="baseline"/>
      </w:pPr>
      <w:r w:rsidRPr="009926CE">
        <w:rPr>
          <w:noProof/>
        </w:rPr>
        <w:lastRenderedPageBreak/>
        <w:drawing>
          <wp:inline distT="0" distB="0" distL="0" distR="0" wp14:anchorId="664B3146" wp14:editId="181187A7">
            <wp:extent cx="3044397" cy="2069960"/>
            <wp:effectExtent l="0" t="0" r="3810" b="6985"/>
            <wp:docPr id="138423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6436" name=""/>
                    <pic:cNvPicPr/>
                  </pic:nvPicPr>
                  <pic:blipFill>
                    <a:blip r:embed="rId22"/>
                    <a:stretch>
                      <a:fillRect/>
                    </a:stretch>
                  </pic:blipFill>
                  <pic:spPr>
                    <a:xfrm>
                      <a:off x="0" y="0"/>
                      <a:ext cx="3051096" cy="2074515"/>
                    </a:xfrm>
                    <a:prstGeom prst="rect">
                      <a:avLst/>
                    </a:prstGeom>
                  </pic:spPr>
                </pic:pic>
              </a:graphicData>
            </a:graphic>
          </wp:inline>
        </w:drawing>
      </w:r>
    </w:p>
    <w:p w14:paraId="23A54D86" w14:textId="77777777" w:rsidR="009926CE" w:rsidRDefault="009926CE" w:rsidP="00DD3BB2">
      <w:pPr>
        <w:shd w:val="clear" w:color="auto" w:fill="FFFFFF"/>
        <w:spacing w:after="0" w:line="240" w:lineRule="auto"/>
        <w:jc w:val="both"/>
        <w:textAlignment w:val="baseline"/>
      </w:pPr>
    </w:p>
    <w:p w14:paraId="529AB029" w14:textId="724A9724" w:rsidR="009926CE" w:rsidRDefault="009926CE" w:rsidP="00DD3BB2">
      <w:pPr>
        <w:shd w:val="clear" w:color="auto" w:fill="FFFFFF"/>
        <w:spacing w:after="0" w:line="240" w:lineRule="auto"/>
        <w:jc w:val="both"/>
        <w:textAlignment w:val="baseline"/>
      </w:pPr>
      <w:r w:rsidRPr="009926CE">
        <w:rPr>
          <w:noProof/>
        </w:rPr>
        <w:drawing>
          <wp:inline distT="0" distB="0" distL="0" distR="0" wp14:anchorId="329523E2" wp14:editId="71116075">
            <wp:extent cx="3044190" cy="2066448"/>
            <wp:effectExtent l="0" t="0" r="3810" b="0"/>
            <wp:docPr id="160620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04525" name=""/>
                    <pic:cNvPicPr/>
                  </pic:nvPicPr>
                  <pic:blipFill>
                    <a:blip r:embed="rId23"/>
                    <a:stretch>
                      <a:fillRect/>
                    </a:stretch>
                  </pic:blipFill>
                  <pic:spPr>
                    <a:xfrm>
                      <a:off x="0" y="0"/>
                      <a:ext cx="3062539" cy="2078904"/>
                    </a:xfrm>
                    <a:prstGeom prst="rect">
                      <a:avLst/>
                    </a:prstGeom>
                  </pic:spPr>
                </pic:pic>
              </a:graphicData>
            </a:graphic>
          </wp:inline>
        </w:drawing>
      </w:r>
    </w:p>
    <w:p w14:paraId="35BD89FB" w14:textId="77777777" w:rsidR="009926CE" w:rsidRDefault="009926CE" w:rsidP="00DD3BB2">
      <w:pPr>
        <w:shd w:val="clear" w:color="auto" w:fill="FFFFFF"/>
        <w:spacing w:after="0" w:line="240" w:lineRule="auto"/>
        <w:jc w:val="both"/>
        <w:textAlignment w:val="baseline"/>
      </w:pPr>
    </w:p>
    <w:p w14:paraId="518F5D84" w14:textId="48C44BEE" w:rsidR="009926CE" w:rsidRDefault="009926CE" w:rsidP="00DD3BB2">
      <w:pPr>
        <w:shd w:val="clear" w:color="auto" w:fill="FFFFFF"/>
        <w:spacing w:after="0" w:line="240" w:lineRule="auto"/>
        <w:jc w:val="both"/>
        <w:textAlignment w:val="baseline"/>
      </w:pPr>
      <w:r w:rsidRPr="009926CE">
        <w:t>Now. Let’s see the output of the programs.</w:t>
      </w:r>
    </w:p>
    <w:p w14:paraId="47202794" w14:textId="77777777" w:rsidR="009926CE" w:rsidRDefault="009926CE" w:rsidP="00DD3BB2">
      <w:pPr>
        <w:shd w:val="clear" w:color="auto" w:fill="FFFFFF"/>
        <w:spacing w:after="0" w:line="240" w:lineRule="auto"/>
        <w:jc w:val="both"/>
        <w:textAlignment w:val="baseline"/>
      </w:pPr>
    </w:p>
    <w:p w14:paraId="5A6F5945" w14:textId="3CEF235E" w:rsidR="009926CE" w:rsidRDefault="009926CE" w:rsidP="00DD3BB2">
      <w:pPr>
        <w:shd w:val="clear" w:color="auto" w:fill="FFFFFF"/>
        <w:spacing w:after="0" w:line="240" w:lineRule="auto"/>
        <w:jc w:val="both"/>
        <w:textAlignment w:val="baseline"/>
      </w:pPr>
      <w:r w:rsidRPr="009926CE">
        <w:rPr>
          <w:noProof/>
        </w:rPr>
        <w:drawing>
          <wp:inline distT="0" distB="0" distL="0" distR="0" wp14:anchorId="3D2C8F50" wp14:editId="6CC6BBF5">
            <wp:extent cx="3224685" cy="959617"/>
            <wp:effectExtent l="0" t="0" r="0" b="0"/>
            <wp:docPr id="26935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50553" name=""/>
                    <pic:cNvPicPr/>
                  </pic:nvPicPr>
                  <pic:blipFill>
                    <a:blip r:embed="rId24"/>
                    <a:stretch>
                      <a:fillRect/>
                    </a:stretch>
                  </pic:blipFill>
                  <pic:spPr>
                    <a:xfrm>
                      <a:off x="0" y="0"/>
                      <a:ext cx="3264420" cy="971442"/>
                    </a:xfrm>
                    <a:prstGeom prst="rect">
                      <a:avLst/>
                    </a:prstGeom>
                  </pic:spPr>
                </pic:pic>
              </a:graphicData>
            </a:graphic>
          </wp:inline>
        </w:drawing>
      </w:r>
    </w:p>
    <w:p w14:paraId="5FFD066C" w14:textId="77777777" w:rsidR="009926CE" w:rsidRDefault="009926CE" w:rsidP="00DD3BB2">
      <w:pPr>
        <w:shd w:val="clear" w:color="auto" w:fill="FFFFFF"/>
        <w:spacing w:after="0" w:line="240" w:lineRule="auto"/>
        <w:jc w:val="both"/>
        <w:textAlignment w:val="baseline"/>
      </w:pPr>
    </w:p>
    <w:p w14:paraId="68FB4638" w14:textId="42142D99" w:rsidR="009926CE" w:rsidRDefault="009926CE" w:rsidP="00DD3BB2">
      <w:pPr>
        <w:shd w:val="clear" w:color="auto" w:fill="FFFFFF"/>
        <w:spacing w:after="0" w:line="240" w:lineRule="auto"/>
        <w:jc w:val="both"/>
        <w:textAlignment w:val="baseline"/>
      </w:pPr>
      <w:r w:rsidRPr="009926CE">
        <w:rPr>
          <w:noProof/>
        </w:rPr>
        <w:drawing>
          <wp:inline distT="0" distB="0" distL="0" distR="0" wp14:anchorId="1B262B83" wp14:editId="7790CA77">
            <wp:extent cx="3205424" cy="784487"/>
            <wp:effectExtent l="0" t="0" r="0" b="0"/>
            <wp:docPr id="6153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9096" name=""/>
                    <pic:cNvPicPr/>
                  </pic:nvPicPr>
                  <pic:blipFill>
                    <a:blip r:embed="rId25"/>
                    <a:stretch>
                      <a:fillRect/>
                    </a:stretch>
                  </pic:blipFill>
                  <pic:spPr>
                    <a:xfrm>
                      <a:off x="0" y="0"/>
                      <a:ext cx="3231256" cy="790809"/>
                    </a:xfrm>
                    <a:prstGeom prst="rect">
                      <a:avLst/>
                    </a:prstGeom>
                  </pic:spPr>
                </pic:pic>
              </a:graphicData>
            </a:graphic>
          </wp:inline>
        </w:drawing>
      </w:r>
    </w:p>
    <w:p w14:paraId="1CFF0887" w14:textId="77777777" w:rsidR="009926CE" w:rsidRPr="004B241D" w:rsidRDefault="009926CE" w:rsidP="00DD3BB2">
      <w:pPr>
        <w:shd w:val="clear" w:color="auto" w:fill="FFFFFF"/>
        <w:spacing w:after="0" w:line="240" w:lineRule="auto"/>
        <w:jc w:val="both"/>
        <w:textAlignment w:val="baseline"/>
      </w:pPr>
    </w:p>
    <w:p w14:paraId="7D1BDD20" w14:textId="614BCEA0" w:rsidR="005D3440" w:rsidRPr="007B1DB4" w:rsidRDefault="005D3440" w:rsidP="00BC2160">
      <w:pPr>
        <w:rPr>
          <w:rFonts w:ascii="Times New Roman" w:hAnsi="Times New Roman" w:cs="Times New Roman"/>
          <w:bdr w:val="none" w:sz="0" w:space="0" w:color="auto" w:frame="1"/>
        </w:rPr>
      </w:pPr>
      <w:r w:rsidRPr="007B1DB4">
        <w:rPr>
          <w:rStyle w:val="Strong"/>
          <w:rFonts w:ascii="Arial" w:hAnsi="Arial" w:cs="Arial"/>
          <w:bCs w:val="0"/>
          <w:shd w:val="clear" w:color="auto" w:fill="FFFFFF"/>
        </w:rPr>
        <w:t>Delegates</w:t>
      </w:r>
    </w:p>
    <w:p w14:paraId="30FF06E4" w14:textId="1A21CBFE" w:rsidR="005D3440" w:rsidRPr="004B241D" w:rsidRDefault="005D3440" w:rsidP="00DD63AD">
      <w:pPr>
        <w:autoSpaceDE w:val="0"/>
        <w:autoSpaceDN w:val="0"/>
        <w:adjustRightInd w:val="0"/>
        <w:spacing w:after="0" w:line="240" w:lineRule="auto"/>
        <w:jc w:val="both"/>
        <w:rPr>
          <w:rFonts w:ascii="Arial" w:hAnsi="Arial" w:cs="Arial"/>
          <w:color w:val="000000"/>
          <w:shd w:val="clear" w:color="auto" w:fill="FFFFFF"/>
        </w:rPr>
      </w:pPr>
      <w:r w:rsidRPr="004B241D">
        <w:rPr>
          <w:rFonts w:ascii="Arial" w:hAnsi="Arial" w:cs="Arial"/>
          <w:color w:val="000000"/>
          <w:shd w:val="clear" w:color="auto" w:fill="FFFFFF"/>
        </w:rPr>
        <w:t xml:space="preserve">A delegate in C# is similar to a function pointer in C or C++. </w:t>
      </w:r>
      <w:r w:rsidR="00DD63AD" w:rsidRPr="004B241D">
        <w:rPr>
          <w:rFonts w:ascii="Arial" w:hAnsi="Arial" w:cs="Arial"/>
          <w:color w:val="000000"/>
          <w:shd w:val="clear" w:color="auto" w:fill="FFFFFF"/>
        </w:rPr>
        <w:t xml:space="preserve"> It means they hold the reference of a method inside a delegate object. </w:t>
      </w:r>
      <w:r w:rsidRPr="004B241D">
        <w:rPr>
          <w:rFonts w:ascii="Arial" w:hAnsi="Arial" w:cs="Arial"/>
          <w:color w:val="000000"/>
          <w:shd w:val="clear" w:color="auto" w:fill="FFFFFF"/>
        </w:rPr>
        <w:t>The delegate object can then be passed to code which can call the referenced method, without having to know at compile time which method will be invoked. Unlike function pointers in C or C++, delegates are object-oriented, type-safe, and secure.</w:t>
      </w:r>
    </w:p>
    <w:p w14:paraId="048C07D4" w14:textId="77777777" w:rsidR="00F96A77" w:rsidRPr="004B241D" w:rsidRDefault="00F96A77" w:rsidP="00DD63AD">
      <w:pPr>
        <w:autoSpaceDE w:val="0"/>
        <w:autoSpaceDN w:val="0"/>
        <w:adjustRightInd w:val="0"/>
        <w:spacing w:after="0" w:line="240" w:lineRule="auto"/>
        <w:jc w:val="both"/>
        <w:rPr>
          <w:rFonts w:ascii="Arial" w:hAnsi="Arial" w:cs="Arial"/>
          <w:color w:val="000000"/>
          <w:shd w:val="clear" w:color="auto" w:fill="FFFFFF"/>
        </w:rPr>
      </w:pPr>
    </w:p>
    <w:p w14:paraId="1D67482F" w14:textId="77777777" w:rsidR="00F96A77" w:rsidRPr="004B241D" w:rsidRDefault="00F96A77" w:rsidP="00F96A77">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4B241D">
        <w:rPr>
          <w:rFonts w:ascii="Arial" w:hAnsi="Arial" w:cs="Arial"/>
          <w:color w:val="000000"/>
          <w:sz w:val="22"/>
          <w:szCs w:val="22"/>
          <w:bdr w:val="none" w:sz="0" w:space="0" w:color="auto" w:frame="1"/>
        </w:rPr>
        <w:t>The syntax to create a delegate in C# is very much like the abstract method declaration. In abstract method declaration, we use the abstract keyword whereas, in delegate, we need to use the delegate keyword. The syntax for defining a delegate in C# is as follows:</w:t>
      </w:r>
    </w:p>
    <w:p w14:paraId="3F687468" w14:textId="77777777" w:rsidR="0043278C" w:rsidRPr="004B241D" w:rsidRDefault="0043278C" w:rsidP="00F96A77">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1E48F071" w14:textId="77777777" w:rsidR="00F96A77" w:rsidRPr="004B241D" w:rsidRDefault="00F96A77" w:rsidP="00F96A77">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4B241D">
        <w:rPr>
          <w:rStyle w:val="Strong"/>
          <w:rFonts w:ascii="Arial" w:eastAsiaTheme="majorEastAsia" w:hAnsi="Arial" w:cs="Arial"/>
          <w:color w:val="0000FF"/>
          <w:sz w:val="22"/>
          <w:szCs w:val="22"/>
          <w:bdr w:val="none" w:sz="0" w:space="0" w:color="auto" w:frame="1"/>
        </w:rPr>
        <w:lastRenderedPageBreak/>
        <w:t>&lt;Access Modifier&gt; delegate &lt;Return Type&gt; &lt;Delegate Name&gt; (Parameter List);</w:t>
      </w:r>
    </w:p>
    <w:p w14:paraId="3DBB66E6" w14:textId="77777777" w:rsidR="00F96A77" w:rsidRPr="004B241D" w:rsidRDefault="00F96A77" w:rsidP="00DD63AD">
      <w:pPr>
        <w:autoSpaceDE w:val="0"/>
        <w:autoSpaceDN w:val="0"/>
        <w:adjustRightInd w:val="0"/>
        <w:spacing w:after="0" w:line="240" w:lineRule="auto"/>
        <w:jc w:val="both"/>
        <w:rPr>
          <w:rFonts w:ascii="Arial" w:hAnsi="Arial" w:cs="Arial"/>
          <w:color w:val="000000"/>
          <w:shd w:val="clear" w:color="auto" w:fill="FFFFFF"/>
        </w:rPr>
      </w:pPr>
    </w:p>
    <w:p w14:paraId="2B0BBB15" w14:textId="2ACBDFE6" w:rsidR="00BF0381" w:rsidRDefault="00C5085E" w:rsidP="00DD63AD">
      <w:pPr>
        <w:autoSpaceDE w:val="0"/>
        <w:autoSpaceDN w:val="0"/>
        <w:adjustRightInd w:val="0"/>
        <w:spacing w:after="0" w:line="240" w:lineRule="auto"/>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Example</w:t>
      </w:r>
    </w:p>
    <w:p w14:paraId="138238CF" w14:textId="77777777" w:rsidR="00C5085E" w:rsidRPr="00C5085E" w:rsidRDefault="00C5085E" w:rsidP="00DD63AD">
      <w:pPr>
        <w:autoSpaceDE w:val="0"/>
        <w:autoSpaceDN w:val="0"/>
        <w:adjustRightInd w:val="0"/>
        <w:spacing w:after="0" w:line="240" w:lineRule="auto"/>
        <w:jc w:val="both"/>
        <w:rPr>
          <w:rFonts w:ascii="Arial" w:hAnsi="Arial" w:cs="Arial"/>
          <w:b/>
          <w:bCs/>
          <w:color w:val="000000"/>
          <w:sz w:val="23"/>
          <w:szCs w:val="23"/>
          <w:shd w:val="clear" w:color="auto" w:fill="FFFFFF"/>
        </w:rPr>
      </w:pPr>
    </w:p>
    <w:p w14:paraId="6D4D4782" w14:textId="77777777" w:rsidR="00C5085E" w:rsidRPr="00C5085E" w:rsidRDefault="00C5085E" w:rsidP="00C5085E">
      <w:pPr>
        <w:autoSpaceDE w:val="0"/>
        <w:autoSpaceDN w:val="0"/>
        <w:adjustRightInd w:val="0"/>
        <w:spacing w:after="0" w:line="240" w:lineRule="auto"/>
        <w:rPr>
          <w:rFonts w:ascii="Cascadia Mono" w:hAnsi="Cascadia Mono" w:cs="Cascadia Mono"/>
          <w:b/>
          <w:bCs/>
          <w:color w:val="000000"/>
          <w:kern w:val="0"/>
          <w:sz w:val="19"/>
          <w:szCs w:val="19"/>
        </w:rPr>
      </w:pPr>
      <w:r w:rsidRPr="00C5085E">
        <w:rPr>
          <w:rFonts w:ascii="Cascadia Mono" w:hAnsi="Cascadia Mono" w:cs="Cascadia Mono"/>
          <w:b/>
          <w:bCs/>
          <w:color w:val="0000FF"/>
          <w:kern w:val="0"/>
          <w:sz w:val="19"/>
          <w:szCs w:val="19"/>
        </w:rPr>
        <w:t>using</w:t>
      </w:r>
      <w:r w:rsidRPr="00C5085E">
        <w:rPr>
          <w:rFonts w:ascii="Cascadia Mono" w:hAnsi="Cascadia Mono" w:cs="Cascadia Mono"/>
          <w:b/>
          <w:bCs/>
          <w:color w:val="000000"/>
          <w:kern w:val="0"/>
          <w:sz w:val="19"/>
          <w:szCs w:val="19"/>
        </w:rPr>
        <w:t xml:space="preserve"> System;</w:t>
      </w:r>
    </w:p>
    <w:p w14:paraId="48BD2BC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0799AE0A" w14:textId="1234C0E0" w:rsidR="00C5085E" w:rsidRDefault="005B352F"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MyDelegate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3EB45295" w14:textId="77777777" w:rsidR="005B352F" w:rsidRDefault="005B352F" w:rsidP="00C5085E">
      <w:pPr>
        <w:autoSpaceDE w:val="0"/>
        <w:autoSpaceDN w:val="0"/>
        <w:adjustRightInd w:val="0"/>
        <w:spacing w:after="0" w:line="240" w:lineRule="auto"/>
        <w:rPr>
          <w:rFonts w:ascii="Cascadia Mono" w:hAnsi="Cascadia Mono" w:cs="Cascadia Mono"/>
          <w:color w:val="000000"/>
          <w:kern w:val="0"/>
          <w:sz w:val="19"/>
          <w:szCs w:val="19"/>
        </w:rPr>
      </w:pPr>
    </w:p>
    <w:p w14:paraId="2DB66D7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MyClass</w:t>
      </w:r>
      <w:proofErr w:type="spellEnd"/>
    </w:p>
    <w:p w14:paraId="4A91E15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7EBD8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Hello(</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6E3954E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7B2DF6"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Hello, {0}!"</w:t>
      </w:r>
      <w:r>
        <w:rPr>
          <w:rFonts w:ascii="Cascadia Mono" w:hAnsi="Cascadia Mono" w:cs="Cascadia Mono"/>
          <w:color w:val="000000"/>
          <w:kern w:val="0"/>
          <w:sz w:val="19"/>
          <w:szCs w:val="19"/>
        </w:rPr>
        <w:t>, s);</w:t>
      </w:r>
    </w:p>
    <w:p w14:paraId="189EFC9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4C74D0"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5E2A082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Goodbye(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0D86DF8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39724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Goodbye, {0}!"</w:t>
      </w:r>
      <w:r>
        <w:rPr>
          <w:rFonts w:ascii="Cascadia Mono" w:hAnsi="Cascadia Mono" w:cs="Cascadia Mono"/>
          <w:color w:val="000000"/>
          <w:kern w:val="0"/>
          <w:sz w:val="19"/>
          <w:szCs w:val="19"/>
        </w:rPr>
        <w:t>, s);</w:t>
      </w:r>
    </w:p>
    <w:p w14:paraId="58E2689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D304F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3A71E2E7"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3E1A7EBA"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7C7D77"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MyDelegate</w:t>
      </w:r>
      <w:proofErr w:type="spellEnd"/>
      <w:r>
        <w:rPr>
          <w:rFonts w:ascii="Cascadia Mono" w:hAnsi="Cascadia Mono" w:cs="Cascadia Mono"/>
          <w:color w:val="000000"/>
          <w:kern w:val="0"/>
          <w:sz w:val="19"/>
          <w:szCs w:val="19"/>
        </w:rPr>
        <w:t xml:space="preserve"> a, b, c, d;</w:t>
      </w:r>
    </w:p>
    <w:p w14:paraId="57E5F42D"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2BD55A29"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Create the delegate object a that references </w:t>
      </w:r>
    </w:p>
    <w:p w14:paraId="32F09B6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method Hello:</w:t>
      </w:r>
    </w:p>
    <w:p w14:paraId="5385B2D3"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MyDelegate</w:t>
      </w:r>
      <w:proofErr w:type="spellEnd"/>
      <w:r>
        <w:rPr>
          <w:rFonts w:ascii="Cascadia Mono" w:hAnsi="Cascadia Mono" w:cs="Cascadia Mono"/>
          <w:color w:val="000000"/>
          <w:kern w:val="0"/>
          <w:sz w:val="19"/>
          <w:szCs w:val="19"/>
        </w:rPr>
        <w:t>(Hello);</w:t>
      </w:r>
    </w:p>
    <w:p w14:paraId="4B2A39A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Create the delegate object b that references </w:t>
      </w:r>
    </w:p>
    <w:p w14:paraId="2DF2457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method Goodbye:</w:t>
      </w:r>
    </w:p>
    <w:p w14:paraId="4260780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MyDelegate</w:t>
      </w:r>
      <w:proofErr w:type="spellEnd"/>
      <w:r>
        <w:rPr>
          <w:rFonts w:ascii="Cascadia Mono" w:hAnsi="Cascadia Mono" w:cs="Cascadia Mono"/>
          <w:color w:val="000000"/>
          <w:kern w:val="0"/>
          <w:sz w:val="19"/>
          <w:szCs w:val="19"/>
        </w:rPr>
        <w:t>(Goodbye);</w:t>
      </w:r>
    </w:p>
    <w:p w14:paraId="09E926B8" w14:textId="4A2C63DE"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two delegates, a and b, are composed to form c:</w:t>
      </w:r>
    </w:p>
    <w:p w14:paraId="507F1E96" w14:textId="38C3CA15"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 = a + b;</w:t>
      </w:r>
      <w:r w:rsidR="009B7C10">
        <w:rPr>
          <w:rFonts w:ascii="Cascadia Mono" w:hAnsi="Cascadia Mono" w:cs="Cascadia Mono"/>
          <w:color w:val="000000"/>
          <w:kern w:val="0"/>
          <w:sz w:val="19"/>
          <w:szCs w:val="19"/>
        </w:rPr>
        <w:t xml:space="preserve"> </w:t>
      </w:r>
    </w:p>
    <w:p w14:paraId="37C52DBE"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Remove a from the composed delegate, leaving d, </w:t>
      </w:r>
    </w:p>
    <w:p w14:paraId="2278B64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which calls only the method Goodbye:</w:t>
      </w:r>
    </w:p>
    <w:p w14:paraId="0BF59CF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 = c - a;</w:t>
      </w:r>
    </w:p>
    <w:p w14:paraId="6894253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1663CB1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"Invoking delegate a:"</w:t>
      </w:r>
      <w:r>
        <w:rPr>
          <w:rFonts w:ascii="Cascadia Mono" w:hAnsi="Cascadia Mono" w:cs="Cascadia Mono"/>
          <w:color w:val="000000"/>
          <w:kern w:val="0"/>
          <w:sz w:val="19"/>
          <w:szCs w:val="19"/>
        </w:rPr>
        <w:t>);</w:t>
      </w:r>
    </w:p>
    <w:p w14:paraId="0D73796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A31515"/>
          <w:kern w:val="0"/>
          <w:sz w:val="19"/>
          <w:szCs w:val="19"/>
        </w:rPr>
        <w:t>"A"</w:t>
      </w:r>
      <w:r>
        <w:rPr>
          <w:rFonts w:ascii="Cascadia Mono" w:hAnsi="Cascadia Mono" w:cs="Cascadia Mono"/>
          <w:color w:val="000000"/>
          <w:kern w:val="0"/>
          <w:sz w:val="19"/>
          <w:szCs w:val="19"/>
        </w:rPr>
        <w:t>);</w:t>
      </w:r>
    </w:p>
    <w:p w14:paraId="2205B09A"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"Invoking delegate b:"</w:t>
      </w:r>
      <w:r>
        <w:rPr>
          <w:rFonts w:ascii="Cascadia Mono" w:hAnsi="Cascadia Mono" w:cs="Cascadia Mono"/>
          <w:color w:val="000000"/>
          <w:kern w:val="0"/>
          <w:sz w:val="19"/>
          <w:szCs w:val="19"/>
        </w:rPr>
        <w:t>);</w:t>
      </w:r>
    </w:p>
    <w:p w14:paraId="4F54B64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w:t>
      </w:r>
      <w:r>
        <w:rPr>
          <w:rFonts w:ascii="Cascadia Mono" w:hAnsi="Cascadia Mono" w:cs="Cascadia Mono"/>
          <w:color w:val="A31515"/>
          <w:kern w:val="0"/>
          <w:sz w:val="19"/>
          <w:szCs w:val="19"/>
        </w:rPr>
        <w:t>"B"</w:t>
      </w:r>
      <w:r>
        <w:rPr>
          <w:rFonts w:ascii="Cascadia Mono" w:hAnsi="Cascadia Mono" w:cs="Cascadia Mono"/>
          <w:color w:val="000000"/>
          <w:kern w:val="0"/>
          <w:sz w:val="19"/>
          <w:szCs w:val="19"/>
        </w:rPr>
        <w:t>);</w:t>
      </w:r>
    </w:p>
    <w:p w14:paraId="7FE25DD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"Invoking delegate c:"</w:t>
      </w:r>
      <w:r>
        <w:rPr>
          <w:rFonts w:ascii="Cascadia Mono" w:hAnsi="Cascadia Mono" w:cs="Cascadia Mono"/>
          <w:color w:val="000000"/>
          <w:kern w:val="0"/>
          <w:sz w:val="19"/>
          <w:szCs w:val="19"/>
        </w:rPr>
        <w:t>);</w:t>
      </w:r>
    </w:p>
    <w:p w14:paraId="2A371850"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w:t>
      </w:r>
      <w:r>
        <w:rPr>
          <w:rFonts w:ascii="Cascadia Mono" w:hAnsi="Cascadia Mono" w:cs="Cascadia Mono"/>
          <w:color w:val="A31515"/>
          <w:kern w:val="0"/>
          <w:sz w:val="19"/>
          <w:szCs w:val="19"/>
        </w:rPr>
        <w:t>"C"</w:t>
      </w:r>
      <w:r>
        <w:rPr>
          <w:rFonts w:ascii="Cascadia Mono" w:hAnsi="Cascadia Mono" w:cs="Cascadia Mono"/>
          <w:color w:val="000000"/>
          <w:kern w:val="0"/>
          <w:sz w:val="19"/>
          <w:szCs w:val="19"/>
        </w:rPr>
        <w:t>);</w:t>
      </w:r>
    </w:p>
    <w:p w14:paraId="1EAC7DD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"Invoking delegate d:"</w:t>
      </w:r>
      <w:r>
        <w:rPr>
          <w:rFonts w:ascii="Cascadia Mono" w:hAnsi="Cascadia Mono" w:cs="Cascadia Mono"/>
          <w:color w:val="000000"/>
          <w:kern w:val="0"/>
          <w:sz w:val="19"/>
          <w:szCs w:val="19"/>
        </w:rPr>
        <w:t>);</w:t>
      </w:r>
    </w:p>
    <w:p w14:paraId="5A63A313"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w:t>
      </w:r>
    </w:p>
    <w:p w14:paraId="3B73FC2D"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6B9E0FE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D41A29"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51A3BC" w14:textId="77777777" w:rsidR="00B47535" w:rsidRDefault="00B47535" w:rsidP="00C5085E">
      <w:pPr>
        <w:autoSpaceDE w:val="0"/>
        <w:autoSpaceDN w:val="0"/>
        <w:adjustRightInd w:val="0"/>
        <w:spacing w:after="0" w:line="240" w:lineRule="auto"/>
        <w:rPr>
          <w:rFonts w:ascii="Cascadia Mono" w:hAnsi="Cascadia Mono" w:cs="Cascadia Mono"/>
          <w:color w:val="000000"/>
          <w:kern w:val="0"/>
          <w:sz w:val="19"/>
          <w:szCs w:val="19"/>
        </w:rPr>
      </w:pPr>
    </w:p>
    <w:p w14:paraId="48FC4E44" w14:textId="13420F19" w:rsidR="00C5085E" w:rsidRDefault="00951C0B" w:rsidP="00C5085E">
      <w:pPr>
        <w:autoSpaceDE w:val="0"/>
        <w:autoSpaceDN w:val="0"/>
        <w:adjustRightInd w:val="0"/>
        <w:spacing w:after="0" w:line="240" w:lineRule="auto"/>
        <w:rPr>
          <w:rFonts w:ascii="Cascadia Mono" w:hAnsi="Cascadia Mono" w:cs="Cascadia Mono"/>
          <w:color w:val="000000"/>
          <w:kern w:val="0"/>
          <w:sz w:val="19"/>
          <w:szCs w:val="19"/>
        </w:rPr>
      </w:pPr>
      <w:r w:rsidRPr="00951C0B">
        <w:rPr>
          <w:rFonts w:ascii="Cascadia Mono" w:hAnsi="Cascadia Mono" w:cs="Cascadia Mono"/>
          <w:noProof/>
          <w:color w:val="000000"/>
          <w:kern w:val="0"/>
          <w:sz w:val="19"/>
          <w:szCs w:val="19"/>
        </w:rPr>
        <w:drawing>
          <wp:inline distT="0" distB="0" distL="0" distR="0" wp14:anchorId="6849DC44" wp14:editId="2E538004">
            <wp:extent cx="1665027" cy="1573793"/>
            <wp:effectExtent l="0" t="0" r="0" b="7620"/>
            <wp:docPr id="152418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83004" name=""/>
                    <pic:cNvPicPr/>
                  </pic:nvPicPr>
                  <pic:blipFill>
                    <a:blip r:embed="rId26"/>
                    <a:stretch>
                      <a:fillRect/>
                    </a:stretch>
                  </pic:blipFill>
                  <pic:spPr>
                    <a:xfrm>
                      <a:off x="0" y="0"/>
                      <a:ext cx="1672883" cy="1581218"/>
                    </a:xfrm>
                    <a:prstGeom prst="rect">
                      <a:avLst/>
                    </a:prstGeom>
                  </pic:spPr>
                </pic:pic>
              </a:graphicData>
            </a:graphic>
          </wp:inline>
        </w:drawing>
      </w:r>
    </w:p>
    <w:p w14:paraId="59FE0D2B" w14:textId="77777777" w:rsidR="007B1DB4" w:rsidRDefault="007B1DB4" w:rsidP="00C5085E">
      <w:pPr>
        <w:autoSpaceDE w:val="0"/>
        <w:autoSpaceDN w:val="0"/>
        <w:adjustRightInd w:val="0"/>
        <w:spacing w:after="0" w:line="240" w:lineRule="auto"/>
        <w:rPr>
          <w:rFonts w:ascii="Cascadia Mono" w:hAnsi="Cascadia Mono" w:cs="Cascadia Mono"/>
          <w:color w:val="000000"/>
          <w:kern w:val="0"/>
          <w:sz w:val="19"/>
          <w:szCs w:val="19"/>
        </w:rPr>
      </w:pPr>
    </w:p>
    <w:p w14:paraId="097A60AE" w14:textId="1FA99E0F" w:rsidR="007B1DB4" w:rsidRPr="007B1DB4" w:rsidRDefault="007B1DB4" w:rsidP="007B1DB4">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7B1DB4">
        <w:rPr>
          <w:rFonts w:ascii="Arial" w:eastAsia="Times New Roman" w:hAnsi="Arial" w:cs="Arial"/>
          <w:color w:val="000000"/>
          <w:kern w:val="0"/>
          <w:sz w:val="23"/>
          <w:szCs w:val="23"/>
          <w:bdr w:val="none" w:sz="0" w:space="0" w:color="auto" w:frame="1"/>
          <w:lang w:eastAsia="en-IN"/>
          <w14:ligatures w14:val="none"/>
        </w:rPr>
        <w:t> </w:t>
      </w:r>
      <w:r>
        <w:rPr>
          <w:rFonts w:ascii="Arial" w:eastAsia="Times New Roman" w:hAnsi="Arial" w:cs="Arial"/>
          <w:color w:val="000000"/>
          <w:kern w:val="0"/>
          <w:sz w:val="23"/>
          <w:szCs w:val="23"/>
          <w:bdr w:val="none" w:sz="0" w:space="0" w:color="auto" w:frame="1"/>
          <w:lang w:eastAsia="en-IN"/>
          <w14:ligatures w14:val="none"/>
        </w:rPr>
        <w:t>T</w:t>
      </w:r>
      <w:r w:rsidRPr="007B1DB4">
        <w:rPr>
          <w:rFonts w:ascii="Arial" w:eastAsia="Times New Roman" w:hAnsi="Arial" w:cs="Arial"/>
          <w:color w:val="000000"/>
          <w:kern w:val="0"/>
          <w:sz w:val="23"/>
          <w:szCs w:val="23"/>
          <w:bdr w:val="none" w:sz="0" w:space="0" w:color="auto" w:frame="1"/>
          <w:lang w:eastAsia="en-IN"/>
          <w14:ligatures w14:val="none"/>
        </w:rPr>
        <w:t>here are two types of Delegates in C#. They are as follows:</w:t>
      </w:r>
    </w:p>
    <w:p w14:paraId="36DBA21E" w14:textId="77777777" w:rsidR="007B1DB4" w:rsidRPr="007B1DB4" w:rsidRDefault="007B1DB4" w:rsidP="007B1DB4">
      <w:pPr>
        <w:numPr>
          <w:ilvl w:val="0"/>
          <w:numId w:val="22"/>
        </w:numPr>
        <w:shd w:val="clear" w:color="auto" w:fill="FFFFFF"/>
        <w:spacing w:after="0" w:line="240" w:lineRule="auto"/>
        <w:ind w:left="1440"/>
        <w:textAlignment w:val="baseline"/>
        <w:rPr>
          <w:rFonts w:ascii="Segoe UI" w:eastAsia="Times New Roman" w:hAnsi="Segoe UI" w:cs="Segoe UI"/>
          <w:color w:val="3A3A3A"/>
          <w:kern w:val="0"/>
          <w:sz w:val="23"/>
          <w:szCs w:val="23"/>
          <w:lang w:eastAsia="en-IN"/>
          <w14:ligatures w14:val="none"/>
        </w:rPr>
      </w:pPr>
      <w:r w:rsidRPr="007B1DB4">
        <w:rPr>
          <w:rFonts w:ascii="Arial" w:eastAsia="Times New Roman" w:hAnsi="Arial" w:cs="Arial"/>
          <w:b/>
          <w:bCs/>
          <w:color w:val="000000"/>
          <w:kern w:val="0"/>
          <w:sz w:val="23"/>
          <w:szCs w:val="23"/>
          <w:bdr w:val="none" w:sz="0" w:space="0" w:color="auto" w:frame="1"/>
          <w:lang w:eastAsia="en-IN"/>
          <w14:ligatures w14:val="none"/>
        </w:rPr>
        <w:lastRenderedPageBreak/>
        <w:t>Single Cast Delegate:</w:t>
      </w:r>
      <w:r w:rsidRPr="007B1DB4">
        <w:rPr>
          <w:rFonts w:ascii="Arial" w:eastAsia="Times New Roman" w:hAnsi="Arial" w:cs="Arial"/>
          <w:color w:val="000000"/>
          <w:kern w:val="0"/>
          <w:sz w:val="23"/>
          <w:szCs w:val="23"/>
          <w:bdr w:val="none" w:sz="0" w:space="0" w:color="auto" w:frame="1"/>
          <w:lang w:eastAsia="en-IN"/>
          <w14:ligatures w14:val="none"/>
        </w:rPr>
        <w:t> Delegate Refers to a single function or method.</w:t>
      </w:r>
    </w:p>
    <w:p w14:paraId="22E72780" w14:textId="77777777" w:rsidR="007B1DB4" w:rsidRPr="007B1DB4" w:rsidRDefault="007B1DB4" w:rsidP="007B1DB4">
      <w:pPr>
        <w:numPr>
          <w:ilvl w:val="0"/>
          <w:numId w:val="22"/>
        </w:numPr>
        <w:shd w:val="clear" w:color="auto" w:fill="FFFFFF"/>
        <w:spacing w:after="0" w:line="240" w:lineRule="auto"/>
        <w:ind w:left="1440"/>
        <w:textAlignment w:val="baseline"/>
        <w:rPr>
          <w:rFonts w:ascii="Segoe UI" w:eastAsia="Times New Roman" w:hAnsi="Segoe UI" w:cs="Segoe UI"/>
          <w:color w:val="3A3A3A"/>
          <w:kern w:val="0"/>
          <w:sz w:val="23"/>
          <w:szCs w:val="23"/>
          <w:lang w:eastAsia="en-IN"/>
          <w14:ligatures w14:val="none"/>
        </w:rPr>
      </w:pPr>
      <w:r w:rsidRPr="007B1DB4">
        <w:rPr>
          <w:rFonts w:ascii="Arial" w:eastAsia="Times New Roman" w:hAnsi="Arial" w:cs="Arial"/>
          <w:b/>
          <w:bCs/>
          <w:color w:val="000000"/>
          <w:kern w:val="0"/>
          <w:sz w:val="23"/>
          <w:szCs w:val="23"/>
          <w:bdr w:val="none" w:sz="0" w:space="0" w:color="auto" w:frame="1"/>
          <w:lang w:eastAsia="en-IN"/>
          <w14:ligatures w14:val="none"/>
        </w:rPr>
        <w:t>Multicast Delegate:</w:t>
      </w:r>
      <w:r w:rsidRPr="007B1DB4">
        <w:rPr>
          <w:rFonts w:ascii="Arial" w:eastAsia="Times New Roman" w:hAnsi="Arial" w:cs="Arial"/>
          <w:color w:val="000000"/>
          <w:kern w:val="0"/>
          <w:sz w:val="23"/>
          <w:szCs w:val="23"/>
          <w:bdr w:val="none" w:sz="0" w:space="0" w:color="auto" w:frame="1"/>
          <w:lang w:eastAsia="en-IN"/>
          <w14:ligatures w14:val="none"/>
        </w:rPr>
        <w:t> Delegate Refers to multiple functions or methods.</w:t>
      </w:r>
    </w:p>
    <w:p w14:paraId="3B9B7A49" w14:textId="77777777" w:rsidR="007B1DB4" w:rsidRDefault="007B1DB4" w:rsidP="00C5085E">
      <w:pPr>
        <w:autoSpaceDE w:val="0"/>
        <w:autoSpaceDN w:val="0"/>
        <w:adjustRightInd w:val="0"/>
        <w:spacing w:after="0" w:line="240" w:lineRule="auto"/>
        <w:rPr>
          <w:rFonts w:ascii="Cascadia Mono" w:hAnsi="Cascadia Mono" w:cs="Cascadia Mono"/>
          <w:color w:val="000000"/>
          <w:kern w:val="0"/>
          <w:sz w:val="19"/>
          <w:szCs w:val="19"/>
        </w:rPr>
      </w:pPr>
    </w:p>
    <w:p w14:paraId="5465988E" w14:textId="7D7181FE" w:rsidR="00664099" w:rsidRDefault="002747C4" w:rsidP="00664099">
      <w:pPr>
        <w:rPr>
          <w:rFonts w:ascii="Segoe UI" w:hAnsi="Segoe UI" w:cs="Segoe UI"/>
          <w:color w:val="3A3A3A"/>
        </w:rPr>
      </w:pPr>
      <w:r w:rsidRPr="00664099">
        <w:rPr>
          <w:rStyle w:val="Strong"/>
          <w:rFonts w:ascii="Arial" w:hAnsi="Arial" w:cs="Arial"/>
          <w:bCs w:val="0"/>
          <w:shd w:val="clear" w:color="auto" w:fill="FFFFFF"/>
        </w:rPr>
        <w:t>What is Multicast Delegate in C#?</w:t>
      </w:r>
    </w:p>
    <w:p w14:paraId="146779BF" w14:textId="77777777" w:rsidR="002747C4" w:rsidRDefault="002747C4" w:rsidP="002747C4">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A Multicast Delegate in C# is a delegate that holds the references of more than one handler function. When we invoke the multicast delegate, then all the functions which are referenced by the delegate are going to be invoked. If you want to call multiple methods using a delegate then all the method signatures should be the same. </w:t>
      </w:r>
    </w:p>
    <w:p w14:paraId="7E1ECE58" w14:textId="77777777" w:rsidR="00C5085E" w:rsidRDefault="00C5085E" w:rsidP="00DD63AD">
      <w:pPr>
        <w:autoSpaceDE w:val="0"/>
        <w:autoSpaceDN w:val="0"/>
        <w:adjustRightInd w:val="0"/>
        <w:spacing w:after="0" w:line="240" w:lineRule="auto"/>
        <w:jc w:val="both"/>
        <w:rPr>
          <w:rFonts w:ascii="Arial" w:hAnsi="Arial" w:cs="Arial"/>
          <w:color w:val="000000"/>
          <w:sz w:val="23"/>
          <w:szCs w:val="23"/>
          <w:shd w:val="clear" w:color="auto" w:fill="FFFFFF"/>
        </w:rPr>
      </w:pPr>
    </w:p>
    <w:p w14:paraId="36A3BC62" w14:textId="77777777" w:rsidR="001404D8" w:rsidRPr="007B1DB4" w:rsidRDefault="00402652" w:rsidP="001404D8">
      <w:pPr>
        <w:rPr>
          <w:rStyle w:val="Strong"/>
          <w:rFonts w:ascii="Arial" w:hAnsi="Arial" w:cs="Arial"/>
          <w:bCs w:val="0"/>
          <w:shd w:val="clear" w:color="auto" w:fill="FFFFFF"/>
        </w:rPr>
      </w:pPr>
      <w:r w:rsidRPr="007B1DB4">
        <w:rPr>
          <w:rStyle w:val="Strong"/>
          <w:rFonts w:ascii="Arial" w:hAnsi="Arial" w:cs="Arial"/>
          <w:bCs w:val="0"/>
          <w:shd w:val="clear" w:color="auto" w:fill="FFFFFF"/>
        </w:rPr>
        <w:t>What are Generics in C#?</w:t>
      </w:r>
    </w:p>
    <w:p w14:paraId="180B233A" w14:textId="0C0A66FE" w:rsidR="00136CE2" w:rsidRPr="00A1101A" w:rsidRDefault="00136CE2" w:rsidP="00DA2A83">
      <w:pPr>
        <w:jc w:val="both"/>
        <w:rPr>
          <w:rFonts w:ascii="Arial" w:hAnsi="Arial" w:cs="Arial"/>
          <w:color w:val="000000"/>
          <w:shd w:val="clear" w:color="auto" w:fill="FFFFFF"/>
        </w:rPr>
      </w:pPr>
      <w:r w:rsidRPr="00A1101A">
        <w:rPr>
          <w:rFonts w:ascii="Arial" w:hAnsi="Arial" w:cs="Arial"/>
          <w:bdr w:val="none" w:sz="0" w:space="0" w:color="auto" w:frame="1"/>
        </w:rPr>
        <w:t>Generics are the most powerful feature of C# 2.0. Generics allow you to define type-safe data structures, without committing to actual data types. This results in a significant performance boost and higher quality code, because you get to reuse data processing algorithms without duplicating type-specific code.</w:t>
      </w:r>
    </w:p>
    <w:p w14:paraId="61502A15" w14:textId="2B59810B" w:rsidR="000C4ABC" w:rsidRPr="00A1101A" w:rsidRDefault="000B333E" w:rsidP="00DD63AD">
      <w:pPr>
        <w:autoSpaceDE w:val="0"/>
        <w:autoSpaceDN w:val="0"/>
        <w:adjustRightInd w:val="0"/>
        <w:spacing w:after="0" w:line="240" w:lineRule="auto"/>
        <w:jc w:val="both"/>
        <w:rPr>
          <w:rFonts w:ascii="Arial" w:hAnsi="Arial" w:cs="Arial"/>
          <w:color w:val="000000"/>
          <w:shd w:val="clear" w:color="auto" w:fill="FFFFFF"/>
        </w:rPr>
      </w:pPr>
      <w:r w:rsidRPr="00A1101A">
        <w:rPr>
          <w:rFonts w:ascii="Arial" w:hAnsi="Arial" w:cs="Arial"/>
          <w:color w:val="000000"/>
          <w:shd w:val="clear" w:color="auto" w:fill="FFFFFF"/>
        </w:rPr>
        <w:t>In other words, we can say that the Generics allow us to create classes using angular brackets specifying the data type of its members. </w:t>
      </w:r>
    </w:p>
    <w:p w14:paraId="6EC9D1EC" w14:textId="77777777" w:rsidR="004A6D84" w:rsidRPr="00A1101A" w:rsidRDefault="004A6D84" w:rsidP="00DD63AD">
      <w:pPr>
        <w:autoSpaceDE w:val="0"/>
        <w:autoSpaceDN w:val="0"/>
        <w:adjustRightInd w:val="0"/>
        <w:spacing w:after="0" w:line="240" w:lineRule="auto"/>
        <w:jc w:val="both"/>
        <w:rPr>
          <w:rFonts w:ascii="Arial" w:hAnsi="Arial" w:cs="Arial"/>
          <w:color w:val="000000"/>
          <w:shd w:val="clear" w:color="auto" w:fill="FFFFFF"/>
        </w:rPr>
      </w:pPr>
    </w:p>
    <w:p w14:paraId="643B2489" w14:textId="77777777" w:rsidR="004A6D84" w:rsidRPr="00A1101A" w:rsidRDefault="004A6D84" w:rsidP="004A6D84">
      <w:pPr>
        <w:shd w:val="clear" w:color="auto" w:fill="FFFFFF"/>
        <w:spacing w:after="0" w:line="240" w:lineRule="auto"/>
        <w:jc w:val="both"/>
        <w:textAlignment w:val="baseline"/>
        <w:outlineLvl w:val="4"/>
        <w:rPr>
          <w:rFonts w:ascii="Arial" w:eastAsia="Times New Roman" w:hAnsi="Arial" w:cs="Arial"/>
          <w:b/>
          <w:bCs/>
          <w:color w:val="000000"/>
          <w:kern w:val="0"/>
          <w:bdr w:val="none" w:sz="0" w:space="0" w:color="auto" w:frame="1"/>
          <w:lang w:eastAsia="en-IN"/>
          <w14:ligatures w14:val="none"/>
        </w:rPr>
      </w:pPr>
      <w:r w:rsidRPr="004A6D84">
        <w:rPr>
          <w:rFonts w:ascii="Arial" w:eastAsia="Times New Roman" w:hAnsi="Arial" w:cs="Arial"/>
          <w:b/>
          <w:bCs/>
          <w:color w:val="000000"/>
          <w:kern w:val="0"/>
          <w:bdr w:val="none" w:sz="0" w:space="0" w:color="auto" w:frame="1"/>
          <w:lang w:eastAsia="en-IN"/>
          <w14:ligatures w14:val="none"/>
        </w:rPr>
        <w:t>Advantages of Generics in C#</w:t>
      </w:r>
    </w:p>
    <w:p w14:paraId="5F182D5D" w14:textId="77777777" w:rsidR="00A1101A" w:rsidRPr="004A6D84" w:rsidRDefault="00A1101A" w:rsidP="004A6D84">
      <w:pPr>
        <w:shd w:val="clear" w:color="auto" w:fill="FFFFFF"/>
        <w:spacing w:after="0" w:line="240" w:lineRule="auto"/>
        <w:jc w:val="both"/>
        <w:textAlignment w:val="baseline"/>
        <w:outlineLvl w:val="4"/>
        <w:rPr>
          <w:rFonts w:ascii="Arial" w:eastAsia="Times New Roman" w:hAnsi="Arial" w:cs="Arial"/>
          <w:b/>
          <w:bCs/>
          <w:color w:val="3A3A3A"/>
          <w:kern w:val="0"/>
          <w:lang w:eastAsia="en-IN"/>
          <w14:ligatures w14:val="none"/>
        </w:rPr>
      </w:pPr>
    </w:p>
    <w:p w14:paraId="4BF5880A" w14:textId="77777777" w:rsidR="004A6D84" w:rsidRPr="00A1101A" w:rsidRDefault="004A6D84" w:rsidP="001B54A2">
      <w:pPr>
        <w:pStyle w:val="NoSpacing"/>
        <w:numPr>
          <w:ilvl w:val="0"/>
          <w:numId w:val="8"/>
        </w:numPr>
        <w:jc w:val="both"/>
        <w:rPr>
          <w:rFonts w:ascii="Arial" w:hAnsi="Arial" w:cs="Arial"/>
          <w:color w:val="3A3A3A"/>
          <w:lang w:eastAsia="en-IN"/>
        </w:rPr>
      </w:pPr>
      <w:r w:rsidRPr="00A1101A">
        <w:rPr>
          <w:rFonts w:ascii="Arial" w:hAnsi="Arial" w:cs="Arial"/>
          <w:b/>
          <w:bCs/>
          <w:bdr w:val="none" w:sz="0" w:space="0" w:color="auto" w:frame="1"/>
          <w:lang w:eastAsia="en-IN"/>
        </w:rPr>
        <w:t>It Increases the Reusability of the Cod</w:t>
      </w:r>
      <w:r w:rsidRPr="00A1101A">
        <w:rPr>
          <w:rFonts w:ascii="Arial" w:hAnsi="Arial" w:cs="Arial"/>
          <w:bdr w:val="none" w:sz="0" w:space="0" w:color="auto" w:frame="1"/>
          <w:lang w:eastAsia="en-IN"/>
        </w:rPr>
        <w:t>e: For example, you can create a generic method to add two numbers. This method can be used to add two integers as well as two float numbers without any modification to the code.</w:t>
      </w:r>
    </w:p>
    <w:p w14:paraId="2570D388" w14:textId="77777777" w:rsidR="004A6D84" w:rsidRPr="00A1101A" w:rsidRDefault="004A6D84" w:rsidP="001B54A2">
      <w:pPr>
        <w:pStyle w:val="NoSpacing"/>
        <w:numPr>
          <w:ilvl w:val="0"/>
          <w:numId w:val="8"/>
        </w:numPr>
        <w:jc w:val="both"/>
        <w:rPr>
          <w:rFonts w:ascii="Arial" w:hAnsi="Arial" w:cs="Arial"/>
          <w:color w:val="3A3A3A"/>
          <w:lang w:eastAsia="en-IN"/>
        </w:rPr>
      </w:pPr>
      <w:r w:rsidRPr="00A1101A">
        <w:rPr>
          <w:rFonts w:ascii="Arial" w:hAnsi="Arial" w:cs="Arial"/>
          <w:b/>
          <w:bCs/>
          <w:bdr w:val="none" w:sz="0" w:space="0" w:color="auto" w:frame="1"/>
          <w:lang w:eastAsia="en-IN"/>
        </w:rPr>
        <w:t>Generics are Type-Safe:</w:t>
      </w:r>
      <w:r w:rsidRPr="00A1101A">
        <w:rPr>
          <w:rFonts w:ascii="Arial" w:hAnsi="Arial" w:cs="Arial"/>
          <w:bdr w:val="none" w:sz="0" w:space="0" w:color="auto" w:frame="1"/>
          <w:lang w:eastAsia="en-IN"/>
        </w:rPr>
        <w:t> Generics are type safety, especially in the case of collections. When using generics, we need to define the type of objects to be passed to a collection. This helps the compiler to ensure that only those object types that are defined in the definition can be passed to the collection. We will get the compile-time error if we try to use a different type of data rather than the one, we specified in the definition.</w:t>
      </w:r>
    </w:p>
    <w:p w14:paraId="746FD175" w14:textId="77777777" w:rsidR="004A6D84" w:rsidRPr="008C1DE7" w:rsidRDefault="004A6D84" w:rsidP="001B54A2">
      <w:pPr>
        <w:pStyle w:val="NoSpacing"/>
        <w:numPr>
          <w:ilvl w:val="0"/>
          <w:numId w:val="8"/>
        </w:numPr>
        <w:jc w:val="both"/>
        <w:rPr>
          <w:rFonts w:ascii="Arial" w:hAnsi="Arial" w:cs="Arial"/>
          <w:b/>
          <w:bCs/>
          <w:color w:val="3A3A3A"/>
          <w:lang w:eastAsia="en-IN"/>
        </w:rPr>
      </w:pPr>
      <w:r w:rsidRPr="00A1101A">
        <w:rPr>
          <w:rFonts w:ascii="Arial" w:hAnsi="Arial" w:cs="Arial"/>
          <w:b/>
          <w:bCs/>
          <w:bdr w:val="none" w:sz="0" w:space="0" w:color="auto" w:frame="1"/>
          <w:lang w:eastAsia="en-IN"/>
        </w:rPr>
        <w:t>Generic Provides Better Performance</w:t>
      </w:r>
      <w:r w:rsidRPr="00A1101A">
        <w:rPr>
          <w:rFonts w:ascii="Arial" w:hAnsi="Arial" w:cs="Arial"/>
          <w:bdr w:val="none" w:sz="0" w:space="0" w:color="auto" w:frame="1"/>
          <w:lang w:eastAsia="en-IN"/>
        </w:rPr>
        <w:t xml:space="preserve">: It gives better performance compared to non-Generics </w:t>
      </w:r>
      <w:r w:rsidRPr="008C1DE7">
        <w:rPr>
          <w:rFonts w:ascii="Arial" w:hAnsi="Arial" w:cs="Arial"/>
          <w:b/>
          <w:bCs/>
          <w:bdr w:val="none" w:sz="0" w:space="0" w:color="auto" w:frame="1"/>
          <w:lang w:eastAsia="en-IN"/>
        </w:rPr>
        <w:t>because they reduce the need for boxing, unboxing, and typecasting of variables or objects.</w:t>
      </w:r>
    </w:p>
    <w:p w14:paraId="10957614" w14:textId="77777777" w:rsidR="004A6D84" w:rsidRDefault="004A6D84" w:rsidP="00DD63AD">
      <w:pPr>
        <w:autoSpaceDE w:val="0"/>
        <w:autoSpaceDN w:val="0"/>
        <w:adjustRightInd w:val="0"/>
        <w:spacing w:after="0" w:line="240" w:lineRule="auto"/>
        <w:jc w:val="both"/>
        <w:rPr>
          <w:rFonts w:ascii="Arial" w:hAnsi="Arial" w:cs="Arial"/>
          <w:color w:val="000000"/>
          <w:shd w:val="clear" w:color="auto" w:fill="FFFFFF"/>
        </w:rPr>
      </w:pPr>
    </w:p>
    <w:p w14:paraId="4CA1FD2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D78EDD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GenericsDemo</w:t>
      </w:r>
      <w:proofErr w:type="spellEnd"/>
    </w:p>
    <w:p w14:paraId="23497846"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97D23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MyGenericClass</w:t>
      </w:r>
      <w:proofErr w:type="spellEnd"/>
      <w:r>
        <w:rPr>
          <w:rFonts w:ascii="Cascadia Mono" w:hAnsi="Cascadia Mono" w:cs="Cascadia Mono"/>
          <w:color w:val="008000"/>
          <w:kern w:val="0"/>
          <w:sz w:val="19"/>
          <w:szCs w:val="19"/>
        </w:rPr>
        <w:t xml:space="preserve"> is a Generic Class</w:t>
      </w:r>
    </w:p>
    <w:p w14:paraId="5F67ADE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T specifies the Data Types of the class Members</w:t>
      </w:r>
    </w:p>
    <w:p w14:paraId="2787DD79"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2484147"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FCFDD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variable</w:t>
      </w:r>
    </w:p>
    <w:p w14:paraId="2CA3BC3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//The data type is generic i.e. T</w:t>
      </w:r>
    </w:p>
    <w:p w14:paraId="20773A0F"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T </w:t>
      </w:r>
      <w:proofErr w:type="spellStart"/>
      <w:r>
        <w:rPr>
          <w:rFonts w:ascii="Cascadia Mono" w:hAnsi="Cascadia Mono" w:cs="Cascadia Mono"/>
          <w:color w:val="000000"/>
          <w:kern w:val="0"/>
          <w:sz w:val="19"/>
          <w:szCs w:val="19"/>
        </w:rPr>
        <w:t>GenericMemberVariable</w:t>
      </w:r>
      <w:proofErr w:type="spellEnd"/>
      <w:r>
        <w:rPr>
          <w:rFonts w:ascii="Cascadia Mono" w:hAnsi="Cascadia Mono" w:cs="Cascadia Mono"/>
          <w:color w:val="000000"/>
          <w:kern w:val="0"/>
          <w:sz w:val="19"/>
          <w:szCs w:val="19"/>
        </w:rPr>
        <w:t>;</w:t>
      </w:r>
    </w:p>
    <w:p w14:paraId="18FB02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Constructor</w:t>
      </w:r>
    </w:p>
    <w:p w14:paraId="70AB2D4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//Constructor accepts one parameter of Generic type i.e. T</w:t>
      </w:r>
    </w:p>
    <w:p w14:paraId="71F438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MyGenericClass</w:t>
      </w:r>
      <w:proofErr w:type="spellEnd"/>
      <w:r>
        <w:rPr>
          <w:rFonts w:ascii="Cascadia Mono" w:hAnsi="Cascadia Mono" w:cs="Cascadia Mono"/>
          <w:color w:val="000000"/>
          <w:kern w:val="0"/>
          <w:sz w:val="19"/>
          <w:szCs w:val="19"/>
        </w:rPr>
        <w:t>(T value)</w:t>
      </w:r>
    </w:p>
    <w:p w14:paraId="413806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6DB80B"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GenericMemberVariable</w:t>
      </w:r>
      <w:proofErr w:type="spellEnd"/>
      <w:r>
        <w:rPr>
          <w:rFonts w:ascii="Cascadia Mono" w:hAnsi="Cascadia Mono" w:cs="Cascadia Mono"/>
          <w:color w:val="000000"/>
          <w:kern w:val="0"/>
          <w:sz w:val="19"/>
          <w:szCs w:val="19"/>
        </w:rPr>
        <w:t xml:space="preserve"> = value;</w:t>
      </w:r>
    </w:p>
    <w:p w14:paraId="153A3599"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6D983"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Method</w:t>
      </w:r>
    </w:p>
    <w:p w14:paraId="6E7379D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//Method accepts one Generic type Parameter i.e. T</w:t>
      </w:r>
    </w:p>
    <w:p w14:paraId="5F16F61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//Method return type also Generic i.e. T</w:t>
      </w:r>
    </w:p>
    <w:p w14:paraId="0EECA6DB"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T </w:t>
      </w:r>
      <w:proofErr w:type="spellStart"/>
      <w:r>
        <w:rPr>
          <w:rFonts w:ascii="Cascadia Mono" w:hAnsi="Cascadia Mono" w:cs="Cascadia Mono"/>
          <w:color w:val="000000"/>
          <w:kern w:val="0"/>
          <w:sz w:val="19"/>
          <w:szCs w:val="19"/>
        </w:rPr>
        <w:t>GenericMethod</w:t>
      </w:r>
      <w:proofErr w:type="spellEnd"/>
      <w:r>
        <w:rPr>
          <w:rFonts w:ascii="Cascadia Mono" w:hAnsi="Cascadia Mono" w:cs="Cascadia Mono"/>
          <w:color w:val="000000"/>
          <w:kern w:val="0"/>
          <w:sz w:val="19"/>
          <w:szCs w:val="19"/>
        </w:rPr>
        <w:t xml:space="preserve">(T </w:t>
      </w:r>
      <w:proofErr w:type="spellStart"/>
      <w:r>
        <w:rPr>
          <w:rFonts w:ascii="Cascadia Mono" w:hAnsi="Cascadia Mono" w:cs="Cascadia Mono"/>
          <w:color w:val="000000"/>
          <w:kern w:val="0"/>
          <w:sz w:val="19"/>
          <w:szCs w:val="19"/>
        </w:rPr>
        <w:t>GenericParameter</w:t>
      </w:r>
      <w:proofErr w:type="spellEnd"/>
      <w:r>
        <w:rPr>
          <w:rFonts w:ascii="Cascadia Mono" w:hAnsi="Cascadia Mono" w:cs="Cascadia Mono"/>
          <w:color w:val="000000"/>
          <w:kern w:val="0"/>
          <w:sz w:val="19"/>
          <w:szCs w:val="19"/>
        </w:rPr>
        <w:t>)</w:t>
      </w:r>
    </w:p>
    <w:p w14:paraId="27C9DDC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4CDF74"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$"Parameter type: </w:t>
      </w:r>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typeof</w:t>
      </w:r>
      <w:proofErr w:type="spellEnd"/>
      <w:r>
        <w:rPr>
          <w:rFonts w:ascii="Cascadia Mono" w:hAnsi="Cascadia Mono" w:cs="Cascadia Mono"/>
          <w:color w:val="000000"/>
          <w:kern w:val="0"/>
          <w:sz w:val="19"/>
          <w:szCs w:val="19"/>
        </w:rPr>
        <w:t>(T).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GenericParameter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E250A4E"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$"Return type: </w:t>
      </w:r>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typeof</w:t>
      </w:r>
      <w:proofErr w:type="spellEnd"/>
      <w:r>
        <w:rPr>
          <w:rFonts w:ascii="Cascadia Mono" w:hAnsi="Cascadia Mono" w:cs="Cascadia Mono"/>
          <w:color w:val="000000"/>
          <w:kern w:val="0"/>
          <w:sz w:val="19"/>
          <w:szCs w:val="19"/>
        </w:rPr>
        <w:t>(T).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GenericMemberVariable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E092FC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GenericMemberVariable</w:t>
      </w:r>
      <w:proofErr w:type="spellEnd"/>
      <w:r>
        <w:rPr>
          <w:rFonts w:ascii="Cascadia Mono" w:hAnsi="Cascadia Mono" w:cs="Cascadia Mono"/>
          <w:color w:val="000000"/>
          <w:kern w:val="0"/>
          <w:sz w:val="19"/>
          <w:szCs w:val="19"/>
        </w:rPr>
        <w:t>;</w:t>
      </w:r>
    </w:p>
    <w:p w14:paraId="417A85D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146C501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58D124" w14:textId="1A4A09F5"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CB58F1" w14:textId="77777777"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p>
    <w:p w14:paraId="0D09F05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5156C86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GenericsDemo</w:t>
      </w:r>
      <w:proofErr w:type="spellEnd"/>
    </w:p>
    <w:p w14:paraId="0952B5C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13E95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7EB468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CC0E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0680D89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02436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integerGenericClass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&gt;(10);</w:t>
      </w:r>
    </w:p>
    <w:p w14:paraId="29E03D0E"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val1 = </w:t>
      </w:r>
      <w:proofErr w:type="spellStart"/>
      <w:r>
        <w:rPr>
          <w:rFonts w:ascii="Cascadia Mono" w:hAnsi="Cascadia Mono" w:cs="Cascadia Mono"/>
          <w:color w:val="000000"/>
          <w:kern w:val="0"/>
          <w:sz w:val="19"/>
          <w:szCs w:val="19"/>
        </w:rPr>
        <w:t>integerGenericClass.GenericMethod</w:t>
      </w:r>
      <w:proofErr w:type="spellEnd"/>
      <w:r>
        <w:rPr>
          <w:rFonts w:ascii="Cascadia Mono" w:hAnsi="Cascadia Mono" w:cs="Cascadia Mono"/>
          <w:color w:val="000000"/>
          <w:kern w:val="0"/>
          <w:sz w:val="19"/>
          <w:szCs w:val="19"/>
        </w:rPr>
        <w:t>(200);</w:t>
      </w:r>
    </w:p>
    <w:p w14:paraId="1A9300E1"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(val1);</w:t>
      </w:r>
    </w:p>
    <w:p w14:paraId="14957376"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p>
    <w:p w14:paraId="447B206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stringrGenericClass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4297D60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val2 = </w:t>
      </w:r>
      <w:proofErr w:type="spellStart"/>
      <w:r>
        <w:rPr>
          <w:rFonts w:ascii="Cascadia Mono" w:hAnsi="Cascadia Mono" w:cs="Cascadia Mono"/>
          <w:color w:val="000000"/>
          <w:kern w:val="0"/>
          <w:sz w:val="19"/>
          <w:szCs w:val="19"/>
        </w:rPr>
        <w:t>stringrGenericClass.GenericMethod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"Pratap"</w:t>
      </w:r>
      <w:r>
        <w:rPr>
          <w:rFonts w:ascii="Cascadia Mono" w:hAnsi="Cascadia Mono" w:cs="Cascadia Mono"/>
          <w:color w:val="000000"/>
          <w:kern w:val="0"/>
          <w:sz w:val="19"/>
          <w:szCs w:val="19"/>
        </w:rPr>
        <w:t>);</w:t>
      </w:r>
    </w:p>
    <w:p w14:paraId="55FAC1F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(val2);</w:t>
      </w:r>
    </w:p>
    <w:p w14:paraId="0FF08231"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p>
    <w:p w14:paraId="18BF5AA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0004C19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843F7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D1827" w14:textId="598357C7"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6920F3" w14:textId="77777777" w:rsidR="00092B54" w:rsidRDefault="00092B54" w:rsidP="00961D5A">
      <w:pPr>
        <w:autoSpaceDE w:val="0"/>
        <w:autoSpaceDN w:val="0"/>
        <w:adjustRightInd w:val="0"/>
        <w:spacing w:after="0" w:line="240" w:lineRule="auto"/>
        <w:jc w:val="both"/>
        <w:rPr>
          <w:rFonts w:ascii="Cascadia Mono" w:hAnsi="Cascadia Mono" w:cs="Cascadia Mono"/>
          <w:color w:val="000000"/>
          <w:kern w:val="0"/>
          <w:sz w:val="19"/>
          <w:szCs w:val="19"/>
        </w:rPr>
      </w:pPr>
    </w:p>
    <w:p w14:paraId="03CF2061" w14:textId="393D8CC2" w:rsidR="00092B54" w:rsidRDefault="00092B54" w:rsidP="00961D5A">
      <w:pPr>
        <w:autoSpaceDE w:val="0"/>
        <w:autoSpaceDN w:val="0"/>
        <w:adjustRightInd w:val="0"/>
        <w:spacing w:after="0" w:line="240" w:lineRule="auto"/>
        <w:jc w:val="both"/>
        <w:rPr>
          <w:rFonts w:ascii="Arial" w:hAnsi="Arial" w:cs="Arial"/>
          <w:color w:val="000000"/>
          <w:shd w:val="clear" w:color="auto" w:fill="FFFFFF"/>
        </w:rPr>
      </w:pPr>
      <w:r w:rsidRPr="00092B54">
        <w:rPr>
          <w:rFonts w:ascii="Arial" w:hAnsi="Arial" w:cs="Arial"/>
          <w:noProof/>
          <w:color w:val="000000"/>
          <w:shd w:val="clear" w:color="auto" w:fill="FFFFFF"/>
        </w:rPr>
        <w:drawing>
          <wp:inline distT="0" distB="0" distL="0" distR="0" wp14:anchorId="094DCD1D" wp14:editId="2A247DAB">
            <wp:extent cx="3584310" cy="1144988"/>
            <wp:effectExtent l="0" t="0" r="0" b="0"/>
            <wp:docPr id="4094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6891" name=""/>
                    <pic:cNvPicPr/>
                  </pic:nvPicPr>
                  <pic:blipFill>
                    <a:blip r:embed="rId27"/>
                    <a:stretch>
                      <a:fillRect/>
                    </a:stretch>
                  </pic:blipFill>
                  <pic:spPr>
                    <a:xfrm>
                      <a:off x="0" y="0"/>
                      <a:ext cx="3595105" cy="1148436"/>
                    </a:xfrm>
                    <a:prstGeom prst="rect">
                      <a:avLst/>
                    </a:prstGeom>
                  </pic:spPr>
                </pic:pic>
              </a:graphicData>
            </a:graphic>
          </wp:inline>
        </w:drawing>
      </w:r>
    </w:p>
    <w:p w14:paraId="7E290146" w14:textId="77777777"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p>
    <w:p w14:paraId="328937D9" w14:textId="77777777" w:rsidR="00154392" w:rsidRDefault="00154392" w:rsidP="00154392">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So, while creating the instance of this </w:t>
      </w:r>
      <w:proofErr w:type="spellStart"/>
      <w:r>
        <w:rPr>
          <w:rFonts w:ascii="Arial" w:hAnsi="Arial" w:cs="Arial"/>
          <w:color w:val="000000"/>
          <w:sz w:val="23"/>
          <w:szCs w:val="23"/>
          <w:bdr w:val="none" w:sz="0" w:space="0" w:color="auto" w:frame="1"/>
        </w:rPr>
        <w:t>MyGenericClass</w:t>
      </w:r>
      <w:proofErr w:type="spellEnd"/>
      <w:r>
        <w:rPr>
          <w:rFonts w:ascii="Arial" w:hAnsi="Arial" w:cs="Arial"/>
          <w:color w:val="000000"/>
          <w:sz w:val="23"/>
          <w:szCs w:val="23"/>
          <w:bdr w:val="none" w:sz="0" w:space="0" w:color="auto" w:frame="1"/>
        </w:rPr>
        <w:t xml:space="preserve"> class, we need to specify the type and the compiler will assign that type to T. In the following example, we use int as the data type. Once we create an instance of the </w:t>
      </w:r>
      <w:proofErr w:type="spellStart"/>
      <w:r>
        <w:rPr>
          <w:rFonts w:ascii="Arial" w:hAnsi="Arial" w:cs="Arial"/>
          <w:color w:val="000000"/>
          <w:sz w:val="23"/>
          <w:szCs w:val="23"/>
          <w:bdr w:val="none" w:sz="0" w:space="0" w:color="auto" w:frame="1"/>
        </w:rPr>
        <w:t>MyGenericClass</w:t>
      </w:r>
      <w:proofErr w:type="spellEnd"/>
      <w:r>
        <w:rPr>
          <w:rFonts w:ascii="Arial" w:hAnsi="Arial" w:cs="Arial"/>
          <w:color w:val="000000"/>
          <w:sz w:val="23"/>
          <w:szCs w:val="23"/>
          <w:bdr w:val="none" w:sz="0" w:space="0" w:color="auto" w:frame="1"/>
        </w:rPr>
        <w:t xml:space="preserve">, then we are invoking the </w:t>
      </w:r>
      <w:proofErr w:type="spellStart"/>
      <w:r>
        <w:rPr>
          <w:rFonts w:ascii="Arial" w:hAnsi="Arial" w:cs="Arial"/>
          <w:color w:val="000000"/>
          <w:sz w:val="23"/>
          <w:szCs w:val="23"/>
          <w:bdr w:val="none" w:sz="0" w:space="0" w:color="auto" w:frame="1"/>
        </w:rPr>
        <w:t>GenericMethod</w:t>
      </w:r>
      <w:proofErr w:type="spellEnd"/>
      <w:r>
        <w:rPr>
          <w:rFonts w:ascii="Arial" w:hAnsi="Arial" w:cs="Arial"/>
          <w:color w:val="000000"/>
          <w:sz w:val="23"/>
          <w:szCs w:val="23"/>
          <w:bdr w:val="none" w:sz="0" w:space="0" w:color="auto" w:frame="1"/>
        </w:rPr>
        <w:t xml:space="preserve"> method. As we have specified the T as int while creating the instance, we do not need to specify the same while invoking the class members.</w:t>
      </w:r>
    </w:p>
    <w:p w14:paraId="01F68CEE" w14:textId="77777777"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p>
    <w:p w14:paraId="0FE2BF1D" w14:textId="1BB63D0C"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r w:rsidRPr="00154392">
        <w:rPr>
          <w:rFonts w:ascii="Arial" w:hAnsi="Arial" w:cs="Arial"/>
          <w:noProof/>
          <w:color w:val="000000"/>
          <w:shd w:val="clear" w:color="auto" w:fill="FFFFFF"/>
        </w:rPr>
        <w:drawing>
          <wp:inline distT="0" distB="0" distL="0" distR="0" wp14:anchorId="3950AF21" wp14:editId="21A2EA68">
            <wp:extent cx="5731510" cy="2470785"/>
            <wp:effectExtent l="0" t="0" r="2540" b="5715"/>
            <wp:docPr id="55794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41885" name=""/>
                    <pic:cNvPicPr/>
                  </pic:nvPicPr>
                  <pic:blipFill>
                    <a:blip r:embed="rId28"/>
                    <a:stretch>
                      <a:fillRect/>
                    </a:stretch>
                  </pic:blipFill>
                  <pic:spPr>
                    <a:xfrm>
                      <a:off x="0" y="0"/>
                      <a:ext cx="5731510" cy="2470785"/>
                    </a:xfrm>
                    <a:prstGeom prst="rect">
                      <a:avLst/>
                    </a:prstGeom>
                  </pic:spPr>
                </pic:pic>
              </a:graphicData>
            </a:graphic>
          </wp:inline>
        </w:drawing>
      </w:r>
    </w:p>
    <w:p w14:paraId="69101F07" w14:textId="77777777" w:rsidR="00380549" w:rsidRDefault="00380549" w:rsidP="00961D5A">
      <w:pPr>
        <w:autoSpaceDE w:val="0"/>
        <w:autoSpaceDN w:val="0"/>
        <w:adjustRightInd w:val="0"/>
        <w:spacing w:after="0" w:line="240" w:lineRule="auto"/>
        <w:jc w:val="both"/>
        <w:rPr>
          <w:rFonts w:ascii="Arial" w:hAnsi="Arial" w:cs="Arial"/>
          <w:color w:val="000000"/>
          <w:shd w:val="clear" w:color="auto" w:fill="FFFFFF"/>
        </w:rPr>
      </w:pPr>
    </w:p>
    <w:p w14:paraId="25F9A596" w14:textId="7B2AF72D" w:rsidR="00735F04" w:rsidRPr="00242947" w:rsidRDefault="00380549" w:rsidP="00735F04">
      <w:pPr>
        <w:rPr>
          <w:rFonts w:ascii="Segoe UI" w:hAnsi="Segoe UI" w:cs="Segoe UI"/>
          <w:color w:val="3A3A3A"/>
        </w:rPr>
      </w:pPr>
      <w:r w:rsidRPr="00242947">
        <w:rPr>
          <w:rStyle w:val="Strong"/>
          <w:rFonts w:ascii="Arial" w:hAnsi="Arial" w:cs="Arial"/>
          <w:bCs w:val="0"/>
          <w:color w:val="0000FF"/>
          <w:shd w:val="clear" w:color="auto" w:fill="FFFFFF"/>
        </w:rPr>
        <w:t>What are Lambda Expressions in C#?</w:t>
      </w:r>
    </w:p>
    <w:p w14:paraId="6750BB5C" w14:textId="77777777" w:rsidR="00022DB0" w:rsidRDefault="00380549"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42947">
        <w:rPr>
          <w:rFonts w:ascii="Arial" w:hAnsi="Arial" w:cs="Arial"/>
          <w:color w:val="000000"/>
          <w:sz w:val="22"/>
          <w:szCs w:val="22"/>
          <w:bdr w:val="none" w:sz="0" w:space="0" w:color="auto" w:frame="1"/>
        </w:rPr>
        <w:t>The Lambda Expression in C# is the shorthand for writing the Anonymous Function. So, we can say that the Lambda Expression is nothing but to simplify the anonymous function in C#</w:t>
      </w:r>
      <w:r w:rsidR="00DC0AE2">
        <w:rPr>
          <w:rFonts w:ascii="Arial" w:hAnsi="Arial" w:cs="Arial"/>
          <w:color w:val="000000"/>
          <w:sz w:val="22"/>
          <w:szCs w:val="22"/>
          <w:bdr w:val="none" w:sz="0" w:space="0" w:color="auto" w:frame="1"/>
        </w:rPr>
        <w:t xml:space="preserve">. </w:t>
      </w:r>
    </w:p>
    <w:p w14:paraId="285BE400" w14:textId="77777777" w:rsidR="00022DB0" w:rsidRDefault="00022DB0"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752FA70A" w14:textId="496C5D41" w:rsidR="00380549" w:rsidRPr="00242947" w:rsidRDefault="00022DB0"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A</w:t>
      </w:r>
      <w:r w:rsidRPr="00022DB0">
        <w:rPr>
          <w:rFonts w:ascii="Arial" w:hAnsi="Arial" w:cs="Arial"/>
          <w:color w:val="000000"/>
          <w:sz w:val="22"/>
          <w:szCs w:val="22"/>
          <w:bdr w:val="none" w:sz="0" w:space="0" w:color="auto" w:frame="1"/>
        </w:rPr>
        <w:t xml:space="preserve">nonymous </w:t>
      </w:r>
      <w:r w:rsidRPr="00242947">
        <w:rPr>
          <w:rFonts w:ascii="Arial" w:hAnsi="Arial" w:cs="Arial"/>
          <w:color w:val="000000"/>
          <w:sz w:val="22"/>
          <w:szCs w:val="22"/>
          <w:bdr w:val="none" w:sz="0" w:space="0" w:color="auto" w:frame="1"/>
        </w:rPr>
        <w:t xml:space="preserve">Functions </w:t>
      </w:r>
      <w:r w:rsidRPr="00022DB0">
        <w:rPr>
          <w:rFonts w:ascii="Arial" w:hAnsi="Arial" w:cs="Arial"/>
          <w:color w:val="000000"/>
          <w:sz w:val="22"/>
          <w:szCs w:val="22"/>
          <w:bdr w:val="none" w:sz="0" w:space="0" w:color="auto" w:frame="1"/>
        </w:rPr>
        <w:t xml:space="preserve">is a </w:t>
      </w:r>
      <w:r>
        <w:rPr>
          <w:rFonts w:ascii="Arial" w:hAnsi="Arial" w:cs="Arial"/>
          <w:color w:val="000000"/>
          <w:sz w:val="22"/>
          <w:szCs w:val="22"/>
          <w:bdr w:val="none" w:sz="0" w:space="0" w:color="auto" w:frame="1"/>
        </w:rPr>
        <w:t>function</w:t>
      </w:r>
      <w:r w:rsidRPr="00022DB0">
        <w:rPr>
          <w:rFonts w:ascii="Arial" w:hAnsi="Arial" w:cs="Arial"/>
          <w:color w:val="000000"/>
          <w:sz w:val="22"/>
          <w:szCs w:val="22"/>
          <w:bdr w:val="none" w:sz="0" w:space="0" w:color="auto" w:frame="1"/>
        </w:rPr>
        <w:t xml:space="preserve"> without a name.</w:t>
      </w:r>
      <w:r>
        <w:rPr>
          <w:rFonts w:ascii="Arial" w:hAnsi="Arial" w:cs="Arial"/>
          <w:color w:val="000000"/>
          <w:sz w:val="22"/>
          <w:szCs w:val="22"/>
          <w:bdr w:val="none" w:sz="0" w:space="0" w:color="auto" w:frame="1"/>
        </w:rPr>
        <w:t xml:space="preserve"> </w:t>
      </w:r>
      <w:r w:rsidR="00380549" w:rsidRPr="00242947">
        <w:rPr>
          <w:rFonts w:ascii="Arial" w:hAnsi="Arial" w:cs="Arial"/>
          <w:color w:val="000000"/>
          <w:sz w:val="22"/>
          <w:szCs w:val="22"/>
          <w:bdr w:val="none" w:sz="0" w:space="0" w:color="auto" w:frame="1"/>
        </w:rPr>
        <w:t>Anonymous Functions are related to delegate and they are created by using the delegate keyword. </w:t>
      </w:r>
    </w:p>
    <w:p w14:paraId="5A0A03AB" w14:textId="77777777" w:rsidR="00A5081E" w:rsidRPr="00242947" w:rsidRDefault="00A5081E"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370D458D" w14:textId="3B04EA2A" w:rsidR="00A5081E" w:rsidRPr="00C44AFA" w:rsidRDefault="00A5081E" w:rsidP="00A5081E">
      <w:pPr>
        <w:pStyle w:val="Heading5"/>
        <w:shd w:val="clear" w:color="auto" w:fill="FFFFFF"/>
        <w:spacing w:before="0" w:beforeAutospacing="0" w:after="0" w:afterAutospacing="0"/>
        <w:jc w:val="both"/>
        <w:textAlignment w:val="baseline"/>
        <w:rPr>
          <w:rStyle w:val="Strong"/>
          <w:rFonts w:ascii="Arial" w:eastAsiaTheme="majorEastAsia" w:hAnsi="Arial" w:cs="Arial"/>
          <w:b/>
          <w:bCs/>
          <w:color w:val="000000"/>
          <w:sz w:val="22"/>
          <w:szCs w:val="22"/>
          <w:bdr w:val="none" w:sz="0" w:space="0" w:color="auto" w:frame="1"/>
        </w:rPr>
      </w:pPr>
      <w:r w:rsidRPr="00C44AFA">
        <w:rPr>
          <w:rStyle w:val="Strong"/>
          <w:rFonts w:ascii="Arial" w:eastAsiaTheme="majorEastAsia" w:hAnsi="Arial" w:cs="Arial"/>
          <w:b/>
          <w:bCs/>
          <w:color w:val="000000"/>
          <w:sz w:val="22"/>
          <w:szCs w:val="22"/>
          <w:bdr w:val="none" w:sz="0" w:space="0" w:color="auto" w:frame="1"/>
        </w:rPr>
        <w:t>Understand Delegate using Method in C#</w:t>
      </w:r>
    </w:p>
    <w:p w14:paraId="537A5A46" w14:textId="77777777" w:rsidR="00A5081E" w:rsidRPr="00242947" w:rsidRDefault="00A5081E" w:rsidP="00A5081E">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
    <w:p w14:paraId="419E0BBD"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FF"/>
          <w:kern w:val="0"/>
          <w:sz w:val="17"/>
          <w:szCs w:val="17"/>
        </w:rPr>
        <w:t>using</w:t>
      </w:r>
      <w:r w:rsidRPr="00B01D94">
        <w:rPr>
          <w:rFonts w:ascii="Cascadia Mono" w:hAnsi="Cascadia Mono" w:cs="Cascadia Mono"/>
          <w:color w:val="000000"/>
          <w:kern w:val="0"/>
          <w:sz w:val="17"/>
          <w:szCs w:val="17"/>
        </w:rPr>
        <w:t xml:space="preserve"> System;</w:t>
      </w:r>
    </w:p>
    <w:p w14:paraId="67353BD5"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FF"/>
          <w:kern w:val="0"/>
          <w:sz w:val="17"/>
          <w:szCs w:val="17"/>
        </w:rPr>
        <w:t>namespace</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LambdaExpressionDemo</w:t>
      </w:r>
      <w:proofErr w:type="spellEnd"/>
    </w:p>
    <w:p w14:paraId="004542F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w:t>
      </w:r>
    </w:p>
    <w:p w14:paraId="7C276089"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class</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2B91AF"/>
          <w:kern w:val="0"/>
          <w:sz w:val="17"/>
          <w:szCs w:val="17"/>
        </w:rPr>
        <w:t>LambdaExpression</w:t>
      </w:r>
      <w:proofErr w:type="spellEnd"/>
    </w:p>
    <w:p w14:paraId="0DAF614F"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1C34C707"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delegate</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2B91AF"/>
          <w:kern w:val="0"/>
          <w:sz w:val="17"/>
          <w:szCs w:val="17"/>
        </w:rPr>
        <w:t>GreetingsDelegate</w:t>
      </w:r>
      <w:proofErr w:type="spellEnd"/>
      <w:r w:rsidRPr="00B01D94">
        <w:rPr>
          <w:rFonts w:ascii="Cascadia Mono" w:hAnsi="Cascadia Mono" w:cs="Cascadia Mono"/>
          <w:color w:val="000000"/>
          <w:kern w:val="0"/>
          <w:sz w:val="17"/>
          <w:szCs w:val="17"/>
        </w:rPr>
        <w:t>(</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name);</w:t>
      </w:r>
    </w:p>
    <w:p w14:paraId="247CC505" w14:textId="77777777" w:rsidR="00A97CBA" w:rsidRPr="00B01D94" w:rsidRDefault="00A97CBA" w:rsidP="00C50D14">
      <w:pPr>
        <w:autoSpaceDE w:val="0"/>
        <w:autoSpaceDN w:val="0"/>
        <w:adjustRightInd w:val="0"/>
        <w:spacing w:after="0" w:line="240" w:lineRule="auto"/>
        <w:rPr>
          <w:rFonts w:ascii="Cascadia Mono" w:hAnsi="Cascadia Mono" w:cs="Cascadia Mono"/>
          <w:color w:val="000000"/>
          <w:kern w:val="0"/>
          <w:sz w:val="17"/>
          <w:szCs w:val="17"/>
        </w:rPr>
      </w:pPr>
    </w:p>
    <w:p w14:paraId="2FC41B48"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static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Greetings(</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name)</w:t>
      </w:r>
    </w:p>
    <w:p w14:paraId="1157546D"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5E4EA712"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return</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A31515"/>
          <w:kern w:val="0"/>
          <w:sz w:val="17"/>
          <w:szCs w:val="17"/>
        </w:rPr>
        <w:t>"Hello "</w:t>
      </w:r>
      <w:r w:rsidRPr="00B01D94">
        <w:rPr>
          <w:rFonts w:ascii="Cascadia Mono" w:hAnsi="Cascadia Mono" w:cs="Cascadia Mono"/>
          <w:color w:val="000000"/>
          <w:kern w:val="0"/>
          <w:sz w:val="17"/>
          <w:szCs w:val="17"/>
        </w:rPr>
        <w:t xml:space="preserve"> + name + </w:t>
      </w:r>
      <w:r w:rsidRPr="00B01D94">
        <w:rPr>
          <w:rFonts w:ascii="Cascadia Mono" w:hAnsi="Cascadia Mono" w:cs="Cascadia Mono"/>
          <w:color w:val="A31515"/>
          <w:kern w:val="0"/>
          <w:sz w:val="17"/>
          <w:szCs w:val="17"/>
        </w:rPr>
        <w:t>" welcome to Dotnet Tutorials"</w:t>
      </w:r>
      <w:r w:rsidRPr="00B01D94">
        <w:rPr>
          <w:rFonts w:ascii="Cascadia Mono" w:hAnsi="Cascadia Mono" w:cs="Cascadia Mono"/>
          <w:color w:val="000000"/>
          <w:kern w:val="0"/>
          <w:sz w:val="17"/>
          <w:szCs w:val="17"/>
        </w:rPr>
        <w:t>;</w:t>
      </w:r>
    </w:p>
    <w:p w14:paraId="0A6C56B4"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7946DFD9"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p>
    <w:p w14:paraId="2F068B55"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static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void</w:t>
      </w:r>
      <w:r w:rsidRPr="00B01D94">
        <w:rPr>
          <w:rFonts w:ascii="Cascadia Mono" w:hAnsi="Cascadia Mono" w:cs="Cascadia Mono"/>
          <w:color w:val="000000"/>
          <w:kern w:val="0"/>
          <w:sz w:val="17"/>
          <w:szCs w:val="17"/>
        </w:rPr>
        <w:t xml:space="preserve"> Main(</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args</w:t>
      </w:r>
      <w:proofErr w:type="spellEnd"/>
      <w:r w:rsidRPr="00B01D94">
        <w:rPr>
          <w:rFonts w:ascii="Cascadia Mono" w:hAnsi="Cascadia Mono" w:cs="Cascadia Mono"/>
          <w:color w:val="000000"/>
          <w:kern w:val="0"/>
          <w:sz w:val="17"/>
          <w:szCs w:val="17"/>
        </w:rPr>
        <w:t>)</w:t>
      </w:r>
    </w:p>
    <w:p w14:paraId="291C0D54"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34381400" w14:textId="6A52C3CA"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GreetingsDelegate</w:t>
      </w:r>
      <w:proofErr w:type="spellEnd"/>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obj</w:t>
      </w:r>
      <w:proofErr w:type="spellEnd"/>
      <w:r w:rsidRPr="00B01D94">
        <w:rPr>
          <w:rFonts w:ascii="Cascadia Mono" w:hAnsi="Cascadia Mono" w:cs="Cascadia Mono"/>
          <w:color w:val="000000"/>
          <w:kern w:val="0"/>
          <w:sz w:val="17"/>
          <w:szCs w:val="17"/>
        </w:rPr>
        <w:t xml:space="preserve"> = </w:t>
      </w:r>
      <w:r w:rsidRPr="00B01D94">
        <w:rPr>
          <w:rFonts w:ascii="Cascadia Mono" w:hAnsi="Cascadia Mono" w:cs="Cascadia Mono"/>
          <w:color w:val="0000FF"/>
          <w:kern w:val="0"/>
          <w:sz w:val="17"/>
          <w:szCs w:val="17"/>
        </w:rPr>
        <w:t>new</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GreetingsDelegate</w:t>
      </w:r>
      <w:proofErr w:type="spellEnd"/>
      <w:r w:rsidRPr="00B01D94">
        <w:rPr>
          <w:rFonts w:ascii="Cascadia Mono" w:hAnsi="Cascadia Mono" w:cs="Cascadia Mono"/>
          <w:color w:val="000000"/>
          <w:kern w:val="0"/>
          <w:sz w:val="17"/>
          <w:szCs w:val="17"/>
        </w:rPr>
        <w:t>(Greetings);</w:t>
      </w:r>
    </w:p>
    <w:p w14:paraId="66641E96"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GreetingsMessage</w:t>
      </w:r>
      <w:proofErr w:type="spellEnd"/>
      <w:r w:rsidRPr="00B01D94">
        <w:rPr>
          <w:rFonts w:ascii="Cascadia Mono" w:hAnsi="Cascadia Mono" w:cs="Cascadia Mono"/>
          <w:color w:val="000000"/>
          <w:kern w:val="0"/>
          <w:sz w:val="17"/>
          <w:szCs w:val="17"/>
        </w:rPr>
        <w:t xml:space="preserve"> = </w:t>
      </w:r>
      <w:proofErr w:type="spellStart"/>
      <w:r w:rsidRPr="00B01D94">
        <w:rPr>
          <w:rFonts w:ascii="Cascadia Mono" w:hAnsi="Cascadia Mono" w:cs="Cascadia Mono"/>
          <w:color w:val="000000"/>
          <w:kern w:val="0"/>
          <w:sz w:val="17"/>
          <w:szCs w:val="17"/>
        </w:rPr>
        <w:t>obj.Invoke</w:t>
      </w:r>
      <w:proofErr w:type="spellEnd"/>
      <w:r w:rsidRPr="00B01D94">
        <w:rPr>
          <w:rFonts w:ascii="Cascadia Mono" w:hAnsi="Cascadia Mono" w:cs="Cascadia Mono"/>
          <w:color w:val="000000"/>
          <w:kern w:val="0"/>
          <w:sz w:val="17"/>
          <w:szCs w:val="17"/>
        </w:rPr>
        <w:t>(</w:t>
      </w:r>
      <w:r w:rsidRPr="00B01D94">
        <w:rPr>
          <w:rFonts w:ascii="Cascadia Mono" w:hAnsi="Cascadia Mono" w:cs="Cascadia Mono"/>
          <w:color w:val="A31515"/>
          <w:kern w:val="0"/>
          <w:sz w:val="17"/>
          <w:szCs w:val="17"/>
        </w:rPr>
        <w:t>"Pranaya"</w:t>
      </w:r>
      <w:r w:rsidRPr="00B01D94">
        <w:rPr>
          <w:rFonts w:ascii="Cascadia Mono" w:hAnsi="Cascadia Mono" w:cs="Cascadia Mono"/>
          <w:color w:val="000000"/>
          <w:kern w:val="0"/>
          <w:sz w:val="17"/>
          <w:szCs w:val="17"/>
        </w:rPr>
        <w:t>);</w:t>
      </w:r>
    </w:p>
    <w:p w14:paraId="29F6517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Console.WriteLine</w:t>
      </w:r>
      <w:proofErr w:type="spellEnd"/>
      <w:r w:rsidRPr="00B01D94">
        <w:rPr>
          <w:rFonts w:ascii="Cascadia Mono" w:hAnsi="Cascadia Mono" w:cs="Cascadia Mono"/>
          <w:color w:val="000000"/>
          <w:kern w:val="0"/>
          <w:sz w:val="17"/>
          <w:szCs w:val="17"/>
        </w:rPr>
        <w:t>(</w:t>
      </w:r>
      <w:proofErr w:type="spellStart"/>
      <w:r w:rsidRPr="00B01D94">
        <w:rPr>
          <w:rFonts w:ascii="Cascadia Mono" w:hAnsi="Cascadia Mono" w:cs="Cascadia Mono"/>
          <w:color w:val="000000"/>
          <w:kern w:val="0"/>
          <w:sz w:val="17"/>
          <w:szCs w:val="17"/>
        </w:rPr>
        <w:t>GreetingsMessage</w:t>
      </w:r>
      <w:proofErr w:type="spellEnd"/>
      <w:r w:rsidRPr="00B01D94">
        <w:rPr>
          <w:rFonts w:ascii="Cascadia Mono" w:hAnsi="Cascadia Mono" w:cs="Cascadia Mono"/>
          <w:color w:val="000000"/>
          <w:kern w:val="0"/>
          <w:sz w:val="17"/>
          <w:szCs w:val="17"/>
        </w:rPr>
        <w:t>);</w:t>
      </w:r>
    </w:p>
    <w:p w14:paraId="69A0D896"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Console.ReadKey</w:t>
      </w:r>
      <w:proofErr w:type="spellEnd"/>
      <w:r w:rsidRPr="00B01D94">
        <w:rPr>
          <w:rFonts w:ascii="Cascadia Mono" w:hAnsi="Cascadia Mono" w:cs="Cascadia Mono"/>
          <w:color w:val="000000"/>
          <w:kern w:val="0"/>
          <w:sz w:val="17"/>
          <w:szCs w:val="17"/>
        </w:rPr>
        <w:t>();</w:t>
      </w:r>
    </w:p>
    <w:p w14:paraId="5AA1EAD3"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10BA95EB"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6116161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7A25E3F8" w14:textId="275B23CA" w:rsidR="000619D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w:t>
      </w:r>
    </w:p>
    <w:p w14:paraId="538D91FC" w14:textId="77777777" w:rsidR="00CF4C8E" w:rsidRDefault="00CF4C8E" w:rsidP="00C50D14">
      <w:pPr>
        <w:autoSpaceDE w:val="0"/>
        <w:autoSpaceDN w:val="0"/>
        <w:adjustRightInd w:val="0"/>
        <w:spacing w:after="0" w:line="240" w:lineRule="auto"/>
        <w:rPr>
          <w:rFonts w:ascii="Cascadia Mono" w:hAnsi="Cascadia Mono" w:cs="Cascadia Mono"/>
          <w:color w:val="000000"/>
          <w:kern w:val="0"/>
          <w:sz w:val="17"/>
          <w:szCs w:val="17"/>
        </w:rPr>
      </w:pPr>
    </w:p>
    <w:p w14:paraId="4BE9B62E" w14:textId="0732A253" w:rsidR="00CF4C8E" w:rsidRDefault="00CF4C8E" w:rsidP="00C50D14">
      <w:pPr>
        <w:autoSpaceDE w:val="0"/>
        <w:autoSpaceDN w:val="0"/>
        <w:adjustRightInd w:val="0"/>
        <w:spacing w:after="0" w:line="240" w:lineRule="auto"/>
        <w:rPr>
          <w:rFonts w:ascii="Arial" w:hAnsi="Arial" w:cs="Arial"/>
          <w:color w:val="000000"/>
          <w:sz w:val="17"/>
          <w:szCs w:val="17"/>
          <w:shd w:val="clear" w:color="auto" w:fill="FFFFFF"/>
        </w:rPr>
      </w:pPr>
      <w:r w:rsidRPr="00CF4C8E">
        <w:rPr>
          <w:rFonts w:ascii="Arial" w:hAnsi="Arial" w:cs="Arial"/>
          <w:noProof/>
          <w:color w:val="000000"/>
          <w:sz w:val="17"/>
          <w:szCs w:val="17"/>
          <w:shd w:val="clear" w:color="auto" w:fill="FFFFFF"/>
        </w:rPr>
        <w:drawing>
          <wp:inline distT="0" distB="0" distL="0" distR="0" wp14:anchorId="3C8A0BB7" wp14:editId="46AE788F">
            <wp:extent cx="2634018" cy="195362"/>
            <wp:effectExtent l="0" t="0" r="0" b="0"/>
            <wp:docPr id="136128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0043" name=""/>
                    <pic:cNvPicPr/>
                  </pic:nvPicPr>
                  <pic:blipFill>
                    <a:blip r:embed="rId29"/>
                    <a:stretch>
                      <a:fillRect/>
                    </a:stretch>
                  </pic:blipFill>
                  <pic:spPr>
                    <a:xfrm>
                      <a:off x="0" y="0"/>
                      <a:ext cx="2722857" cy="201951"/>
                    </a:xfrm>
                    <a:prstGeom prst="rect">
                      <a:avLst/>
                    </a:prstGeom>
                  </pic:spPr>
                </pic:pic>
              </a:graphicData>
            </a:graphic>
          </wp:inline>
        </w:drawing>
      </w:r>
    </w:p>
    <w:p w14:paraId="40E8652E" w14:textId="77777777" w:rsidR="00CF4C8E" w:rsidRDefault="00CF4C8E" w:rsidP="00C50D14">
      <w:pPr>
        <w:autoSpaceDE w:val="0"/>
        <w:autoSpaceDN w:val="0"/>
        <w:adjustRightInd w:val="0"/>
        <w:spacing w:after="0" w:line="240" w:lineRule="auto"/>
        <w:rPr>
          <w:rFonts w:ascii="Arial" w:hAnsi="Arial" w:cs="Arial"/>
          <w:color w:val="000000"/>
          <w:sz w:val="17"/>
          <w:szCs w:val="17"/>
          <w:shd w:val="clear" w:color="auto" w:fill="FFFFFF"/>
        </w:rPr>
      </w:pPr>
    </w:p>
    <w:p w14:paraId="5FB3D306" w14:textId="090D71DF" w:rsidR="008008AC" w:rsidRPr="00236963" w:rsidRDefault="008008AC" w:rsidP="008008AC">
      <w:pPr>
        <w:pStyle w:val="Heading5"/>
        <w:shd w:val="clear" w:color="auto" w:fill="FFFFFF"/>
        <w:spacing w:before="0" w:beforeAutospacing="0" w:after="0" w:afterAutospacing="0"/>
        <w:jc w:val="both"/>
        <w:textAlignment w:val="baseline"/>
        <w:rPr>
          <w:rStyle w:val="Strong"/>
          <w:rFonts w:ascii="Arial" w:eastAsiaTheme="majorEastAsia" w:hAnsi="Arial" w:cs="Arial"/>
          <w:b/>
          <w:bCs/>
          <w:color w:val="000000"/>
          <w:sz w:val="22"/>
          <w:szCs w:val="22"/>
          <w:bdr w:val="none" w:sz="0" w:space="0" w:color="auto" w:frame="1"/>
        </w:rPr>
      </w:pPr>
      <w:r w:rsidRPr="00236963">
        <w:rPr>
          <w:rStyle w:val="Strong"/>
          <w:rFonts w:ascii="Arial" w:eastAsiaTheme="majorEastAsia" w:hAnsi="Arial" w:cs="Arial"/>
          <w:b/>
          <w:bCs/>
          <w:color w:val="000000"/>
          <w:sz w:val="22"/>
          <w:szCs w:val="22"/>
          <w:bdr w:val="none" w:sz="0" w:space="0" w:color="auto" w:frame="1"/>
        </w:rPr>
        <w:t>Delegate using Anonymous Method in C#</w:t>
      </w:r>
    </w:p>
    <w:p w14:paraId="2AF5E495" w14:textId="77777777" w:rsidR="008008AC" w:rsidRPr="00242947" w:rsidRDefault="008008AC" w:rsidP="008008AC">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
    <w:p w14:paraId="509882C6" w14:textId="5553E479" w:rsidR="00927CEE" w:rsidRDefault="008008AC" w:rsidP="00927CEE">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42947">
        <w:rPr>
          <w:rFonts w:ascii="Arial" w:hAnsi="Arial" w:cs="Arial"/>
          <w:color w:val="000000"/>
          <w:sz w:val="22"/>
          <w:szCs w:val="22"/>
          <w:bdr w:val="none" w:sz="0" w:space="0" w:color="auto" w:frame="1"/>
        </w:rPr>
        <w:t>In the previous example, we used a named block while creating the delegate instance. Instead of a named block, we can also give an unnamed block which is called Anonymous Method. The anonymous methods are created using the delegate keyword and when we invoke the delegate, the anonymous method is going to be executed</w:t>
      </w:r>
      <w:r w:rsidR="00927CEE">
        <w:rPr>
          <w:rFonts w:ascii="Arial" w:hAnsi="Arial" w:cs="Arial"/>
          <w:color w:val="000000"/>
          <w:sz w:val="22"/>
          <w:szCs w:val="22"/>
          <w:bdr w:val="none" w:sz="0" w:space="0" w:color="auto" w:frame="1"/>
        </w:rPr>
        <w:t>.</w:t>
      </w:r>
    </w:p>
    <w:p w14:paraId="28014F82" w14:textId="77777777" w:rsidR="00927CEE" w:rsidRDefault="00927CEE" w:rsidP="00927CEE">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334A6180" w14:textId="05DDC5FE" w:rsidR="00A55924" w:rsidRPr="00751BAA" w:rsidRDefault="00A55924" w:rsidP="00927CEE">
      <w:pPr>
        <w:pStyle w:val="NormalWeb"/>
        <w:shd w:val="clear" w:color="auto" w:fill="FFFFFF"/>
        <w:spacing w:before="0" w:beforeAutospacing="0" w:after="0" w:afterAutospacing="0"/>
        <w:jc w:val="both"/>
        <w:textAlignment w:val="baseline"/>
        <w:rPr>
          <w:rFonts w:ascii="Cascadia Mono" w:hAnsi="Cascadia Mono" w:cs="Cascadia Mono"/>
          <w:color w:val="000000"/>
          <w:sz w:val="18"/>
          <w:szCs w:val="18"/>
        </w:rPr>
      </w:pPr>
      <w:r w:rsidRPr="00751BAA">
        <w:rPr>
          <w:rFonts w:ascii="Cascadia Mono" w:hAnsi="Cascadia Mono" w:cs="Cascadia Mono"/>
          <w:color w:val="0000FF"/>
          <w:sz w:val="18"/>
          <w:szCs w:val="18"/>
        </w:rPr>
        <w:t>using</w:t>
      </w:r>
      <w:r w:rsidRPr="00751BAA">
        <w:rPr>
          <w:rFonts w:ascii="Cascadia Mono" w:hAnsi="Cascadia Mono" w:cs="Cascadia Mono"/>
          <w:color w:val="000000"/>
          <w:sz w:val="18"/>
          <w:szCs w:val="18"/>
        </w:rPr>
        <w:t xml:space="preserve"> System;</w:t>
      </w:r>
    </w:p>
    <w:p w14:paraId="478B4A49"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FF"/>
          <w:kern w:val="0"/>
          <w:sz w:val="18"/>
          <w:szCs w:val="18"/>
        </w:rPr>
        <w:t>namespace</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LambdaExpressionDemo</w:t>
      </w:r>
      <w:proofErr w:type="spellEnd"/>
    </w:p>
    <w:p w14:paraId="45ADA3BE"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w:t>
      </w:r>
    </w:p>
    <w:p w14:paraId="316F85F8"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public</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class</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2B91AF"/>
          <w:kern w:val="0"/>
          <w:sz w:val="18"/>
          <w:szCs w:val="18"/>
        </w:rPr>
        <w:t>LambdaExpression</w:t>
      </w:r>
      <w:proofErr w:type="spellEnd"/>
    </w:p>
    <w:p w14:paraId="1E733BAF"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45C57214"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public</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delegate</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2B91AF"/>
          <w:kern w:val="0"/>
          <w:sz w:val="18"/>
          <w:szCs w:val="18"/>
        </w:rPr>
        <w:t>GreetingsDelegate</w:t>
      </w:r>
      <w:proofErr w:type="spellEnd"/>
      <w:r w:rsidRPr="00751BAA">
        <w:rPr>
          <w:rFonts w:ascii="Cascadia Mono" w:hAnsi="Cascadia Mono" w:cs="Cascadia Mono"/>
          <w:color w:val="000000"/>
          <w:kern w:val="0"/>
          <w:sz w:val="18"/>
          <w:szCs w:val="18"/>
        </w:rPr>
        <w:t>(</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name);</w:t>
      </w:r>
    </w:p>
    <w:p w14:paraId="09087DAC" w14:textId="77777777" w:rsidR="00391D41" w:rsidRPr="00751BAA" w:rsidRDefault="00391D41" w:rsidP="00A55924">
      <w:pPr>
        <w:autoSpaceDE w:val="0"/>
        <w:autoSpaceDN w:val="0"/>
        <w:adjustRightInd w:val="0"/>
        <w:spacing w:after="0" w:line="240" w:lineRule="auto"/>
        <w:rPr>
          <w:rFonts w:ascii="Cascadia Mono" w:hAnsi="Cascadia Mono" w:cs="Cascadia Mono"/>
          <w:color w:val="000000"/>
          <w:kern w:val="0"/>
          <w:sz w:val="18"/>
          <w:szCs w:val="18"/>
        </w:rPr>
      </w:pPr>
    </w:p>
    <w:p w14:paraId="42B64A5F"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static</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void</w:t>
      </w:r>
      <w:r w:rsidRPr="00751BAA">
        <w:rPr>
          <w:rFonts w:ascii="Cascadia Mono" w:hAnsi="Cascadia Mono" w:cs="Cascadia Mono"/>
          <w:color w:val="000000"/>
          <w:kern w:val="0"/>
          <w:sz w:val="18"/>
          <w:szCs w:val="18"/>
        </w:rPr>
        <w:t xml:space="preserve"> Main(</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args</w:t>
      </w:r>
      <w:proofErr w:type="spellEnd"/>
      <w:r w:rsidRPr="00751BAA">
        <w:rPr>
          <w:rFonts w:ascii="Cascadia Mono" w:hAnsi="Cascadia Mono" w:cs="Cascadia Mono"/>
          <w:color w:val="000000"/>
          <w:kern w:val="0"/>
          <w:sz w:val="18"/>
          <w:szCs w:val="18"/>
        </w:rPr>
        <w:t>)</w:t>
      </w:r>
    </w:p>
    <w:p w14:paraId="665007EF"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274D4B78"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GreetingsDelegate</w:t>
      </w:r>
      <w:proofErr w:type="spellEnd"/>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obj</w:t>
      </w:r>
      <w:proofErr w:type="spellEnd"/>
      <w:r w:rsidRPr="00751BAA">
        <w:rPr>
          <w:rFonts w:ascii="Cascadia Mono" w:hAnsi="Cascadia Mono" w:cs="Cascadia Mono"/>
          <w:color w:val="000000"/>
          <w:kern w:val="0"/>
          <w:sz w:val="18"/>
          <w:szCs w:val="18"/>
        </w:rPr>
        <w:t xml:space="preserve"> = </w:t>
      </w:r>
      <w:r w:rsidRPr="00751BAA">
        <w:rPr>
          <w:rFonts w:ascii="Cascadia Mono" w:hAnsi="Cascadia Mono" w:cs="Cascadia Mono"/>
          <w:color w:val="0000FF"/>
          <w:kern w:val="0"/>
          <w:sz w:val="18"/>
          <w:szCs w:val="18"/>
        </w:rPr>
        <w:t>delegate</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name)</w:t>
      </w:r>
    </w:p>
    <w:p w14:paraId="5B5506CB"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67F28F88"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return</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A31515"/>
          <w:kern w:val="0"/>
          <w:sz w:val="18"/>
          <w:szCs w:val="18"/>
        </w:rPr>
        <w:t>"Hello @"</w:t>
      </w:r>
      <w:r w:rsidRPr="00751BAA">
        <w:rPr>
          <w:rFonts w:ascii="Cascadia Mono" w:hAnsi="Cascadia Mono" w:cs="Cascadia Mono"/>
          <w:color w:val="000000"/>
          <w:kern w:val="0"/>
          <w:sz w:val="18"/>
          <w:szCs w:val="18"/>
        </w:rPr>
        <w:t xml:space="preserve"> + name + </w:t>
      </w:r>
      <w:r w:rsidRPr="00751BAA">
        <w:rPr>
          <w:rFonts w:ascii="Cascadia Mono" w:hAnsi="Cascadia Mono" w:cs="Cascadia Mono"/>
          <w:color w:val="A31515"/>
          <w:kern w:val="0"/>
          <w:sz w:val="18"/>
          <w:szCs w:val="18"/>
        </w:rPr>
        <w:t>" welcome to Dotnet Tutorials"</w:t>
      </w:r>
      <w:r w:rsidRPr="00751BAA">
        <w:rPr>
          <w:rFonts w:ascii="Cascadia Mono" w:hAnsi="Cascadia Mono" w:cs="Cascadia Mono"/>
          <w:color w:val="000000"/>
          <w:kern w:val="0"/>
          <w:sz w:val="18"/>
          <w:szCs w:val="18"/>
        </w:rPr>
        <w:t>;</w:t>
      </w:r>
    </w:p>
    <w:p w14:paraId="5F7942ED"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4A0954DD"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GreetingsMessage</w:t>
      </w:r>
      <w:proofErr w:type="spellEnd"/>
      <w:r w:rsidRPr="00751BAA">
        <w:rPr>
          <w:rFonts w:ascii="Cascadia Mono" w:hAnsi="Cascadia Mono" w:cs="Cascadia Mono"/>
          <w:color w:val="000000"/>
          <w:kern w:val="0"/>
          <w:sz w:val="18"/>
          <w:szCs w:val="18"/>
        </w:rPr>
        <w:t xml:space="preserve"> = </w:t>
      </w:r>
      <w:proofErr w:type="spellStart"/>
      <w:r w:rsidRPr="00751BAA">
        <w:rPr>
          <w:rFonts w:ascii="Cascadia Mono" w:hAnsi="Cascadia Mono" w:cs="Cascadia Mono"/>
          <w:color w:val="000000"/>
          <w:kern w:val="0"/>
          <w:sz w:val="18"/>
          <w:szCs w:val="18"/>
        </w:rPr>
        <w:t>obj.Invoke</w:t>
      </w:r>
      <w:proofErr w:type="spellEnd"/>
      <w:r w:rsidRPr="00751BAA">
        <w:rPr>
          <w:rFonts w:ascii="Cascadia Mono" w:hAnsi="Cascadia Mono" w:cs="Cascadia Mono"/>
          <w:color w:val="000000"/>
          <w:kern w:val="0"/>
          <w:sz w:val="18"/>
          <w:szCs w:val="18"/>
        </w:rPr>
        <w:t>(</w:t>
      </w:r>
      <w:r w:rsidRPr="00751BAA">
        <w:rPr>
          <w:rFonts w:ascii="Cascadia Mono" w:hAnsi="Cascadia Mono" w:cs="Cascadia Mono"/>
          <w:color w:val="A31515"/>
          <w:kern w:val="0"/>
          <w:sz w:val="18"/>
          <w:szCs w:val="18"/>
        </w:rPr>
        <w:t>"Pranaya"</w:t>
      </w:r>
      <w:r w:rsidRPr="00751BAA">
        <w:rPr>
          <w:rFonts w:ascii="Cascadia Mono" w:hAnsi="Cascadia Mono" w:cs="Cascadia Mono"/>
          <w:color w:val="000000"/>
          <w:kern w:val="0"/>
          <w:sz w:val="18"/>
          <w:szCs w:val="18"/>
        </w:rPr>
        <w:t>);</w:t>
      </w:r>
    </w:p>
    <w:p w14:paraId="63098929"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Console.WriteLine</w:t>
      </w:r>
      <w:proofErr w:type="spellEnd"/>
      <w:r w:rsidRPr="00751BAA">
        <w:rPr>
          <w:rFonts w:ascii="Cascadia Mono" w:hAnsi="Cascadia Mono" w:cs="Cascadia Mono"/>
          <w:color w:val="000000"/>
          <w:kern w:val="0"/>
          <w:sz w:val="18"/>
          <w:szCs w:val="18"/>
        </w:rPr>
        <w:t>(</w:t>
      </w:r>
      <w:proofErr w:type="spellStart"/>
      <w:r w:rsidRPr="00751BAA">
        <w:rPr>
          <w:rFonts w:ascii="Cascadia Mono" w:hAnsi="Cascadia Mono" w:cs="Cascadia Mono"/>
          <w:color w:val="000000"/>
          <w:kern w:val="0"/>
          <w:sz w:val="18"/>
          <w:szCs w:val="18"/>
        </w:rPr>
        <w:t>GreetingsMessage</w:t>
      </w:r>
      <w:proofErr w:type="spellEnd"/>
      <w:r w:rsidRPr="00751BAA">
        <w:rPr>
          <w:rFonts w:ascii="Cascadia Mono" w:hAnsi="Cascadia Mono" w:cs="Cascadia Mono"/>
          <w:color w:val="000000"/>
          <w:kern w:val="0"/>
          <w:sz w:val="18"/>
          <w:szCs w:val="18"/>
        </w:rPr>
        <w:t>);</w:t>
      </w:r>
    </w:p>
    <w:p w14:paraId="7FDFD2CA"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Console.ReadKey</w:t>
      </w:r>
      <w:proofErr w:type="spellEnd"/>
      <w:r w:rsidRPr="00751BAA">
        <w:rPr>
          <w:rFonts w:ascii="Cascadia Mono" w:hAnsi="Cascadia Mono" w:cs="Cascadia Mono"/>
          <w:color w:val="000000"/>
          <w:kern w:val="0"/>
          <w:sz w:val="18"/>
          <w:szCs w:val="18"/>
        </w:rPr>
        <w:t>();</w:t>
      </w:r>
    </w:p>
    <w:p w14:paraId="48A69AF9"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3A942B95"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5DBC7F8C" w14:textId="6158C6E6"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w:t>
      </w:r>
    </w:p>
    <w:p w14:paraId="1E5A43D2" w14:textId="77777777" w:rsidR="00AD0E27" w:rsidRDefault="00AD0E27" w:rsidP="00A55924">
      <w:pPr>
        <w:autoSpaceDE w:val="0"/>
        <w:autoSpaceDN w:val="0"/>
        <w:adjustRightInd w:val="0"/>
        <w:spacing w:after="0" w:line="240" w:lineRule="auto"/>
        <w:rPr>
          <w:rFonts w:ascii="Cascadia Mono" w:hAnsi="Cascadia Mono" w:cs="Cascadia Mono"/>
          <w:color w:val="000000"/>
          <w:kern w:val="0"/>
          <w:sz w:val="19"/>
          <w:szCs w:val="19"/>
        </w:rPr>
      </w:pPr>
    </w:p>
    <w:p w14:paraId="1BD4590F" w14:textId="09AAC0A8" w:rsidR="009F7C4C" w:rsidRDefault="00AD0E27" w:rsidP="00AD0E27">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7"/>
          <w:szCs w:val="27"/>
          <w:bdr w:val="none" w:sz="0" w:space="0" w:color="auto" w:frame="1"/>
        </w:rPr>
      </w:pPr>
      <w:r w:rsidRPr="00F45C6D">
        <w:rPr>
          <w:rStyle w:val="Strong"/>
          <w:rFonts w:ascii="Arial" w:eastAsiaTheme="majorEastAsia" w:hAnsi="Arial" w:cs="Arial"/>
          <w:b/>
          <w:bCs/>
          <w:color w:val="000000"/>
          <w:sz w:val="22"/>
          <w:szCs w:val="22"/>
          <w:bdr w:val="none" w:sz="0" w:space="0" w:color="auto" w:frame="1"/>
        </w:rPr>
        <w:lastRenderedPageBreak/>
        <w:t>Create Lambda Expressions in C#</w:t>
      </w:r>
    </w:p>
    <w:p w14:paraId="319F56BD" w14:textId="6345B4C4" w:rsidR="009F7C4C" w:rsidRPr="009F7C4C" w:rsidRDefault="009F7C4C" w:rsidP="00AD0E27">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9F7C4C">
        <w:rPr>
          <w:rFonts w:ascii="Arial" w:hAnsi="Arial" w:cs="Arial"/>
          <w:b w:val="0"/>
          <w:bCs w:val="0"/>
          <w:color w:val="000000"/>
          <w:sz w:val="23"/>
          <w:szCs w:val="23"/>
          <w:shd w:val="clear" w:color="auto" w:fill="FFFFFF"/>
        </w:rPr>
        <w:t>Let us rewrite the previous example using the Lambda Expression in C#. And this time also, you will get the same output.</w:t>
      </w:r>
    </w:p>
    <w:p w14:paraId="029EF4D2" w14:textId="77777777" w:rsidR="00AD0E27" w:rsidRDefault="00AD0E27" w:rsidP="00A55924">
      <w:pPr>
        <w:autoSpaceDE w:val="0"/>
        <w:autoSpaceDN w:val="0"/>
        <w:adjustRightInd w:val="0"/>
        <w:spacing w:after="0" w:line="240" w:lineRule="auto"/>
        <w:rPr>
          <w:rFonts w:ascii="Arial" w:hAnsi="Arial" w:cs="Arial"/>
          <w:color w:val="000000"/>
          <w:sz w:val="17"/>
          <w:szCs w:val="17"/>
          <w:shd w:val="clear" w:color="auto" w:fill="FFFFFF"/>
        </w:rPr>
      </w:pPr>
    </w:p>
    <w:p w14:paraId="3964F52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11E49FC"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LambdaExpressionDemo</w:t>
      </w:r>
      <w:proofErr w:type="spellEnd"/>
    </w:p>
    <w:p w14:paraId="320940CF"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080D3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LambdaExpression</w:t>
      </w:r>
      <w:proofErr w:type="spellEnd"/>
    </w:p>
    <w:p w14:paraId="57EF731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1EDBC0"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GreetingsDelegate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72E11689"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402A720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65D59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GreetingsDelegate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w:t>
      </w:r>
      <w:proofErr w:type="spellEnd"/>
      <w:r>
        <w:rPr>
          <w:rFonts w:ascii="Cascadia Mono" w:hAnsi="Cascadia Mono" w:cs="Cascadia Mono"/>
          <w:color w:val="000000"/>
          <w:kern w:val="0"/>
          <w:sz w:val="19"/>
          <w:szCs w:val="19"/>
        </w:rPr>
        <w:t xml:space="preserve"> = (name) =&gt;</w:t>
      </w:r>
    </w:p>
    <w:p w14:paraId="58C06B5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E2756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"Hello @"</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 welcome to Dotnet Tutorials"</w:t>
      </w:r>
      <w:r>
        <w:rPr>
          <w:rFonts w:ascii="Cascadia Mono" w:hAnsi="Cascadia Mono" w:cs="Cascadia Mono"/>
          <w:color w:val="000000"/>
          <w:kern w:val="0"/>
          <w:sz w:val="19"/>
          <w:szCs w:val="19"/>
        </w:rPr>
        <w:t>;</w:t>
      </w:r>
    </w:p>
    <w:p w14:paraId="52BF6608"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BA2AC8"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GreetingsMessage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obj.Invoke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w:t>
      </w:r>
    </w:p>
    <w:p w14:paraId="68080761"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GreetingsMessage</w:t>
      </w:r>
      <w:proofErr w:type="spellEnd"/>
      <w:r>
        <w:rPr>
          <w:rFonts w:ascii="Cascadia Mono" w:hAnsi="Cascadia Mono" w:cs="Cascadia Mono"/>
          <w:color w:val="000000"/>
          <w:kern w:val="0"/>
          <w:sz w:val="19"/>
          <w:szCs w:val="19"/>
        </w:rPr>
        <w:t>);</w:t>
      </w:r>
    </w:p>
    <w:p w14:paraId="17101472"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1C0FDDB2" w14:textId="1BE5591C"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00843E3D">
        <w:rPr>
          <w:rFonts w:ascii="Cascadia Mono" w:hAnsi="Cascadia Mono" w:cs="Cascadia Mono"/>
          <w:color w:val="000000"/>
          <w:kern w:val="0"/>
          <w:sz w:val="19"/>
          <w:szCs w:val="19"/>
        </w:rPr>
        <w:t xml:space="preserve"> </w:t>
      </w:r>
    </w:p>
    <w:p w14:paraId="27B8B727"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EF8E82" w14:textId="74572390" w:rsidR="003E5D8D"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9D1C6C8" w14:textId="77777777" w:rsidR="00BB76B0" w:rsidRDefault="00BB76B0" w:rsidP="006E09DB">
      <w:pPr>
        <w:autoSpaceDE w:val="0"/>
        <w:autoSpaceDN w:val="0"/>
        <w:adjustRightInd w:val="0"/>
        <w:spacing w:after="0" w:line="240" w:lineRule="auto"/>
        <w:rPr>
          <w:rFonts w:ascii="Cascadia Mono" w:hAnsi="Cascadia Mono" w:cs="Cascadia Mono"/>
          <w:color w:val="000000"/>
          <w:kern w:val="0"/>
          <w:sz w:val="19"/>
          <w:szCs w:val="19"/>
        </w:rPr>
      </w:pPr>
    </w:p>
    <w:p w14:paraId="18B11E30" w14:textId="2D3B90F8" w:rsidR="00BB76B0" w:rsidRPr="00242947" w:rsidRDefault="00BB76B0" w:rsidP="00BB76B0">
      <w:pPr>
        <w:rPr>
          <w:rStyle w:val="Strong"/>
          <w:rFonts w:ascii="Arial" w:hAnsi="Arial" w:cs="Arial"/>
          <w:bCs w:val="0"/>
          <w:color w:val="0000FF"/>
          <w:shd w:val="clear" w:color="auto" w:fill="FFFFFF"/>
        </w:rPr>
      </w:pPr>
      <w:r w:rsidRPr="00242947">
        <w:rPr>
          <w:rStyle w:val="Strong"/>
          <w:rFonts w:ascii="Arial" w:hAnsi="Arial" w:cs="Arial"/>
          <w:bCs w:val="0"/>
          <w:color w:val="0000FF"/>
          <w:shd w:val="clear" w:color="auto" w:fill="FFFFFF"/>
        </w:rPr>
        <w:t>What is a Collection in C#</w:t>
      </w:r>
    </w:p>
    <w:p w14:paraId="5DDFD135" w14:textId="77777777" w:rsidR="00BB76B0" w:rsidRDefault="00BB76B0" w:rsidP="00BB76B0">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42947">
        <w:rPr>
          <w:rFonts w:ascii="Arial" w:hAnsi="Arial" w:cs="Arial"/>
          <w:color w:val="000000"/>
          <w:sz w:val="22"/>
          <w:szCs w:val="22"/>
          <w:bdr w:val="none" w:sz="0" w:space="0" w:color="auto" w:frame="1"/>
        </w:rPr>
        <w:t>The </w:t>
      </w:r>
      <w:r w:rsidRPr="00242947">
        <w:rPr>
          <w:rStyle w:val="Strong"/>
          <w:rFonts w:ascii="Arial" w:eastAsiaTheme="majorEastAsia" w:hAnsi="Arial" w:cs="Arial"/>
          <w:color w:val="000000"/>
          <w:sz w:val="22"/>
          <w:szCs w:val="22"/>
          <w:bdr w:val="none" w:sz="0" w:space="0" w:color="auto" w:frame="1"/>
        </w:rPr>
        <w:t>Collections in C#</w:t>
      </w:r>
      <w:r w:rsidRPr="00242947">
        <w:rPr>
          <w:rFonts w:ascii="Arial" w:hAnsi="Arial" w:cs="Arial"/>
          <w:color w:val="000000"/>
          <w:sz w:val="22"/>
          <w:szCs w:val="22"/>
          <w:bdr w:val="none" w:sz="0" w:space="0" w:color="auto" w:frame="1"/>
        </w:rPr>
        <w:t> are a set of predefined classes that are present in the </w:t>
      </w:r>
      <w:proofErr w:type="spellStart"/>
      <w:r w:rsidRPr="00242947">
        <w:rPr>
          <w:rStyle w:val="Strong"/>
          <w:rFonts w:ascii="Arial" w:eastAsiaTheme="majorEastAsia" w:hAnsi="Arial" w:cs="Arial"/>
          <w:color w:val="000000"/>
          <w:sz w:val="22"/>
          <w:szCs w:val="22"/>
          <w:bdr w:val="none" w:sz="0" w:space="0" w:color="auto" w:frame="1"/>
        </w:rPr>
        <w:t>System.Collections</w:t>
      </w:r>
      <w:proofErr w:type="spellEnd"/>
      <w:r w:rsidRPr="00242947">
        <w:rPr>
          <w:rFonts w:ascii="Arial" w:hAnsi="Arial" w:cs="Arial"/>
          <w:color w:val="000000"/>
          <w:sz w:val="22"/>
          <w:szCs w:val="22"/>
          <w:bdr w:val="none" w:sz="0" w:space="0" w:color="auto" w:frame="1"/>
        </w:rPr>
        <w:t> namespace that provides greater capabilities and functionalities than the traditional arrays. The collections in C# are reusable, more powerful, and more efficient and most importantly they have been designed and tested to ensure quality and performance.</w:t>
      </w:r>
    </w:p>
    <w:p w14:paraId="4317EC0E" w14:textId="77777777" w:rsidR="00C82DC1" w:rsidRPr="00242947" w:rsidRDefault="00C82DC1" w:rsidP="00BB76B0">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0B8DD4E7" w14:textId="77777777" w:rsidR="00D75015" w:rsidRPr="00242947" w:rsidRDefault="00D75015" w:rsidP="00D75015">
      <w:pPr>
        <w:pStyle w:val="Heading5"/>
        <w:shd w:val="clear" w:color="auto" w:fill="FFFFFF"/>
        <w:spacing w:before="0" w:beforeAutospacing="0" w:after="0" w:afterAutospacing="0"/>
        <w:textAlignment w:val="baseline"/>
        <w:rPr>
          <w:rFonts w:ascii="Segoe UI" w:hAnsi="Segoe UI" w:cs="Segoe UI"/>
          <w:color w:val="3A3A3A"/>
          <w:sz w:val="22"/>
          <w:szCs w:val="22"/>
        </w:rPr>
      </w:pPr>
      <w:r w:rsidRPr="00242947">
        <w:rPr>
          <w:rStyle w:val="Strong"/>
          <w:rFonts w:ascii="Arial" w:eastAsiaTheme="majorEastAsia" w:hAnsi="Arial" w:cs="Arial"/>
          <w:color w:val="000000"/>
          <w:sz w:val="22"/>
          <w:szCs w:val="22"/>
          <w:bdr w:val="none" w:sz="0" w:space="0" w:color="auto" w:frame="1"/>
        </w:rPr>
        <w:t>Types of Collections in C#</w:t>
      </w:r>
    </w:p>
    <w:p w14:paraId="47247F37" w14:textId="77777777" w:rsidR="00D75015" w:rsidRPr="00242947" w:rsidRDefault="00D75015" w:rsidP="00BB76B0">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0D9818D4" w14:textId="682541D9" w:rsidR="00407FAB" w:rsidRDefault="00F83668" w:rsidP="006E09DB">
      <w:pPr>
        <w:autoSpaceDE w:val="0"/>
        <w:autoSpaceDN w:val="0"/>
        <w:adjustRightInd w:val="0"/>
        <w:spacing w:after="0" w:line="240" w:lineRule="auto"/>
        <w:rPr>
          <w:rFonts w:ascii="Arial" w:hAnsi="Arial" w:cs="Arial"/>
          <w:color w:val="000000"/>
          <w:sz w:val="17"/>
          <w:szCs w:val="17"/>
          <w:shd w:val="clear" w:color="auto" w:fill="FFFFFF"/>
        </w:rPr>
      </w:pPr>
      <w:r w:rsidRPr="00F83668">
        <w:rPr>
          <w:rFonts w:ascii="Arial" w:hAnsi="Arial" w:cs="Arial"/>
          <w:noProof/>
          <w:color w:val="000000"/>
          <w:sz w:val="17"/>
          <w:szCs w:val="17"/>
          <w:shd w:val="clear" w:color="auto" w:fill="FFFFFF"/>
        </w:rPr>
        <w:drawing>
          <wp:inline distT="0" distB="0" distL="0" distR="0" wp14:anchorId="785C22C8" wp14:editId="552637BD">
            <wp:extent cx="5731510" cy="3950970"/>
            <wp:effectExtent l="0" t="0" r="2540" b="0"/>
            <wp:docPr id="157961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3487" name=""/>
                    <pic:cNvPicPr/>
                  </pic:nvPicPr>
                  <pic:blipFill>
                    <a:blip r:embed="rId30"/>
                    <a:stretch>
                      <a:fillRect/>
                    </a:stretch>
                  </pic:blipFill>
                  <pic:spPr>
                    <a:xfrm>
                      <a:off x="0" y="0"/>
                      <a:ext cx="5731510" cy="3950970"/>
                    </a:xfrm>
                    <a:prstGeom prst="rect">
                      <a:avLst/>
                    </a:prstGeom>
                  </pic:spPr>
                </pic:pic>
              </a:graphicData>
            </a:graphic>
          </wp:inline>
        </w:drawing>
      </w:r>
    </w:p>
    <w:p w14:paraId="2AA813F8" w14:textId="77777777" w:rsidR="00F83668" w:rsidRDefault="00F83668" w:rsidP="006E09DB">
      <w:pPr>
        <w:autoSpaceDE w:val="0"/>
        <w:autoSpaceDN w:val="0"/>
        <w:adjustRightInd w:val="0"/>
        <w:spacing w:after="0" w:line="240" w:lineRule="auto"/>
        <w:rPr>
          <w:rFonts w:ascii="Arial" w:hAnsi="Arial" w:cs="Arial"/>
          <w:color w:val="000000"/>
          <w:sz w:val="17"/>
          <w:szCs w:val="17"/>
          <w:shd w:val="clear" w:color="auto" w:fill="FFFFFF"/>
        </w:rPr>
      </w:pPr>
    </w:p>
    <w:p w14:paraId="49FAB945" w14:textId="572F08DC" w:rsidR="00056B72" w:rsidRDefault="000865DE" w:rsidP="006E09DB">
      <w:pPr>
        <w:autoSpaceDE w:val="0"/>
        <w:autoSpaceDN w:val="0"/>
        <w:adjustRightInd w:val="0"/>
        <w:spacing w:after="0" w:line="240" w:lineRule="auto"/>
        <w:rPr>
          <w:rFonts w:ascii="Arial" w:hAnsi="Arial" w:cs="Arial"/>
          <w:color w:val="000000"/>
          <w:sz w:val="17"/>
          <w:szCs w:val="17"/>
          <w:shd w:val="clear" w:color="auto" w:fill="FFFFFF"/>
        </w:rPr>
      </w:pPr>
      <w:r>
        <w:rPr>
          <w:rFonts w:ascii="Arial" w:hAnsi="Arial" w:cs="Arial"/>
          <w:color w:val="000000"/>
          <w:sz w:val="17"/>
          <w:szCs w:val="17"/>
          <w:shd w:val="clear" w:color="auto" w:fill="FFFFFF"/>
        </w:rPr>
        <w:t>Array List Example</w:t>
      </w:r>
    </w:p>
    <w:p w14:paraId="6E67CB77" w14:textId="77777777" w:rsidR="000865DE" w:rsidRDefault="000865DE" w:rsidP="006E09DB">
      <w:pPr>
        <w:autoSpaceDE w:val="0"/>
        <w:autoSpaceDN w:val="0"/>
        <w:adjustRightInd w:val="0"/>
        <w:spacing w:after="0" w:line="240" w:lineRule="auto"/>
        <w:rPr>
          <w:rFonts w:ascii="Arial" w:hAnsi="Arial" w:cs="Arial"/>
          <w:color w:val="000000"/>
          <w:sz w:val="17"/>
          <w:szCs w:val="17"/>
          <w:shd w:val="clear" w:color="auto" w:fill="FFFFFF"/>
        </w:rPr>
      </w:pPr>
    </w:p>
    <w:p w14:paraId="6F457E17"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580335B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0E305C9D"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ColletionDemo</w:t>
      </w:r>
      <w:proofErr w:type="spellEnd"/>
    </w:p>
    <w:p w14:paraId="705DB02D"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3C909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ColletionDemo</w:t>
      </w:r>
      <w:proofErr w:type="spellEnd"/>
    </w:p>
    <w:p w14:paraId="0F835CB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3D881E30"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29FAE52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35576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//Adding elements to </w:t>
      </w:r>
      <w:proofErr w:type="spellStart"/>
      <w:r>
        <w:rPr>
          <w:rFonts w:ascii="Cascadia Mono" w:hAnsi="Cascadia Mono" w:cs="Cascadia Mono"/>
          <w:color w:val="008000"/>
          <w:kern w:val="0"/>
          <w:sz w:val="19"/>
          <w:szCs w:val="19"/>
        </w:rPr>
        <w:t>ArrayList</w:t>
      </w:r>
      <w:proofErr w:type="spellEnd"/>
      <w:r>
        <w:rPr>
          <w:rFonts w:ascii="Cascadia Mono" w:hAnsi="Cascadia Mono" w:cs="Cascadia Mono"/>
          <w:color w:val="008000"/>
          <w:kern w:val="0"/>
          <w:sz w:val="19"/>
          <w:szCs w:val="19"/>
        </w:rPr>
        <w:t xml:space="preserve"> using Add() method</w:t>
      </w:r>
    </w:p>
    <w:p w14:paraId="2E676655"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ArrayList</w:t>
      </w:r>
      <w:proofErr w:type="spellEnd"/>
      <w:r>
        <w:rPr>
          <w:rFonts w:ascii="Cascadia Mono" w:hAnsi="Cascadia Mono" w:cs="Cascadia Mono"/>
          <w:color w:val="000000"/>
          <w:kern w:val="0"/>
          <w:sz w:val="19"/>
          <w:szCs w:val="19"/>
        </w:rPr>
        <w:t xml:space="preserve"> arrayList1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ArrayList</w:t>
      </w:r>
      <w:proofErr w:type="spellEnd"/>
      <w:r>
        <w:rPr>
          <w:rFonts w:ascii="Cascadia Mono" w:hAnsi="Cascadia Mono" w:cs="Cascadia Mono"/>
          <w:color w:val="000000"/>
          <w:kern w:val="0"/>
          <w:sz w:val="19"/>
          <w:szCs w:val="19"/>
        </w:rPr>
        <w:t>();</w:t>
      </w:r>
    </w:p>
    <w:p w14:paraId="4FCDA92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arrayList1.Add(101); </w:t>
      </w:r>
      <w:r>
        <w:rPr>
          <w:rFonts w:ascii="Cascadia Mono" w:hAnsi="Cascadia Mono" w:cs="Cascadia Mono"/>
          <w:color w:val="008000"/>
          <w:kern w:val="0"/>
          <w:sz w:val="19"/>
          <w:szCs w:val="19"/>
        </w:rPr>
        <w:t>//Adding Integer Value</w:t>
      </w:r>
    </w:p>
    <w:p w14:paraId="1FDE90E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String Value</w:t>
      </w:r>
    </w:p>
    <w:p w14:paraId="386920E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Duplicate Value</w:t>
      </w:r>
    </w:p>
    <w:p w14:paraId="341FAF28"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Empty</w:t>
      </w:r>
    </w:p>
    <w:p w14:paraId="3E8F73B0"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Boolean</w:t>
      </w:r>
    </w:p>
    <w:p w14:paraId="2055FED5"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arrayList1.Add(4.5); </w:t>
      </w:r>
      <w:r>
        <w:rPr>
          <w:rFonts w:ascii="Cascadia Mono" w:hAnsi="Cascadia Mono" w:cs="Cascadia Mono"/>
          <w:color w:val="008000"/>
          <w:kern w:val="0"/>
          <w:sz w:val="19"/>
          <w:szCs w:val="19"/>
        </w:rPr>
        <w:t>//Adding double</w:t>
      </w:r>
    </w:p>
    <w:p w14:paraId="1E1DE75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null</w:t>
      </w:r>
    </w:p>
    <w:p w14:paraId="7C4052F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4ABB9237"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E522B9"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arrayList1.Count;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971C569"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AF1B7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(arrayList1[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4BCB72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A819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61D99F4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"Other Method"</w:t>
      </w:r>
      <w:r>
        <w:rPr>
          <w:rFonts w:ascii="Cascadia Mono" w:hAnsi="Cascadia Mono" w:cs="Cascadia Mono"/>
          <w:color w:val="000000"/>
          <w:kern w:val="0"/>
          <w:sz w:val="19"/>
          <w:szCs w:val="19"/>
        </w:rPr>
        <w:t>);</w:t>
      </w:r>
    </w:p>
    <w:p w14:paraId="74C0F79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29E7DCB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arrayList1)</w:t>
      </w:r>
    </w:p>
    <w:p w14:paraId="3F0AFF1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E81DEC"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(item);</w:t>
      </w:r>
    </w:p>
    <w:p w14:paraId="1AD0AC0C"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4FC8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0737F141"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2EFEE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7DC3D6" w14:textId="0DF6289C"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60A253" w14:textId="77777777" w:rsidR="001437D2" w:rsidRDefault="001437D2" w:rsidP="000865DE">
      <w:pPr>
        <w:autoSpaceDE w:val="0"/>
        <w:autoSpaceDN w:val="0"/>
        <w:adjustRightInd w:val="0"/>
        <w:spacing w:after="0" w:line="240" w:lineRule="auto"/>
        <w:rPr>
          <w:rFonts w:ascii="Cascadia Mono" w:hAnsi="Cascadia Mono" w:cs="Cascadia Mono"/>
          <w:color w:val="000000"/>
          <w:kern w:val="0"/>
          <w:sz w:val="19"/>
          <w:szCs w:val="19"/>
        </w:rPr>
      </w:pPr>
    </w:p>
    <w:p w14:paraId="51A56B6C" w14:textId="16143E1F" w:rsidR="001437D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r w:rsidRPr="00AB0212">
        <w:rPr>
          <w:rFonts w:ascii="Arial" w:hAnsi="Arial" w:cs="Arial"/>
          <w:noProof/>
          <w:color w:val="000000"/>
          <w:sz w:val="17"/>
          <w:szCs w:val="17"/>
          <w:shd w:val="clear" w:color="auto" w:fill="FFFFFF"/>
        </w:rPr>
        <w:drawing>
          <wp:inline distT="0" distB="0" distL="0" distR="0" wp14:anchorId="219FDA3F" wp14:editId="797C0141">
            <wp:extent cx="1343770" cy="2173746"/>
            <wp:effectExtent l="0" t="0" r="8890" b="0"/>
            <wp:docPr id="143901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8158" name=""/>
                    <pic:cNvPicPr/>
                  </pic:nvPicPr>
                  <pic:blipFill>
                    <a:blip r:embed="rId31"/>
                    <a:stretch>
                      <a:fillRect/>
                    </a:stretch>
                  </pic:blipFill>
                  <pic:spPr>
                    <a:xfrm>
                      <a:off x="0" y="0"/>
                      <a:ext cx="1346186" cy="2177655"/>
                    </a:xfrm>
                    <a:prstGeom prst="rect">
                      <a:avLst/>
                    </a:prstGeom>
                  </pic:spPr>
                </pic:pic>
              </a:graphicData>
            </a:graphic>
          </wp:inline>
        </w:drawing>
      </w:r>
    </w:p>
    <w:p w14:paraId="4EA56D8F" w14:textId="77777777"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p>
    <w:p w14:paraId="42508DDF" w14:textId="7754387C"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r>
        <w:rPr>
          <w:rFonts w:ascii="Arial" w:hAnsi="Arial" w:cs="Arial"/>
          <w:color w:val="000000"/>
          <w:sz w:val="17"/>
          <w:szCs w:val="17"/>
          <w:shd w:val="clear" w:color="auto" w:fill="FFFFFF"/>
        </w:rPr>
        <w:t>Hash Table Example</w:t>
      </w:r>
    </w:p>
    <w:p w14:paraId="496261D0" w14:textId="77777777"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p>
    <w:p w14:paraId="156BDCC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66013F7E"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58EDA68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ColletionDemo</w:t>
      </w:r>
      <w:proofErr w:type="spellEnd"/>
    </w:p>
    <w:p w14:paraId="301A011A"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A9128A"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ColletionDemo</w:t>
      </w:r>
      <w:proofErr w:type="spellEnd"/>
    </w:p>
    <w:p w14:paraId="21393F02"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2C32E168"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36FE16AB"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4CB8675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w:t>
      </w:r>
      <w:proofErr w:type="spellEnd"/>
      <w:r>
        <w:rPr>
          <w:rFonts w:ascii="Cascadia Mono" w:hAnsi="Cascadia Mono" w:cs="Cascadia Mono"/>
          <w:color w:val="000000"/>
          <w:kern w:val="0"/>
          <w:sz w:val="19"/>
          <w:szCs w:val="19"/>
        </w:rPr>
        <w:t>();</w:t>
      </w:r>
    </w:p>
    <w:p w14:paraId="5960C6C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to the Hash table using key value pair</w:t>
      </w:r>
    </w:p>
    <w:p w14:paraId="70B5874B"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EId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1001); </w:t>
      </w:r>
      <w:r>
        <w:rPr>
          <w:rFonts w:ascii="Cascadia Mono" w:hAnsi="Cascadia Mono" w:cs="Cascadia Mono"/>
          <w:color w:val="008000"/>
          <w:kern w:val="0"/>
          <w:sz w:val="19"/>
          <w:szCs w:val="19"/>
        </w:rPr>
        <w:t>//Here key is Eid and value is 1001</w:t>
      </w:r>
    </w:p>
    <w:p w14:paraId="7F14366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key is Name and value is James</w:t>
      </w:r>
    </w:p>
    <w:p w14:paraId="457774C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"Salary"</w:t>
      </w:r>
      <w:r>
        <w:rPr>
          <w:rFonts w:ascii="Cascadia Mono" w:hAnsi="Cascadia Mono" w:cs="Cascadia Mono"/>
          <w:color w:val="000000"/>
          <w:kern w:val="0"/>
          <w:sz w:val="19"/>
          <w:szCs w:val="19"/>
        </w:rPr>
        <w:t xml:space="preserve">, 3500); </w:t>
      </w:r>
      <w:r>
        <w:rPr>
          <w:rFonts w:ascii="Cascadia Mono" w:hAnsi="Cascadia Mono" w:cs="Cascadia Mono"/>
          <w:color w:val="008000"/>
          <w:kern w:val="0"/>
          <w:sz w:val="19"/>
          <w:szCs w:val="19"/>
        </w:rPr>
        <w:t>//Here key is Salary and value is 3500</w:t>
      </w:r>
    </w:p>
    <w:p w14:paraId="12C76656"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"Location"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"Mumbai"</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key is Location and value is Mumbai</w:t>
      </w:r>
    </w:p>
    <w:p w14:paraId="06ADB0A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EmailID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"a@a.com"</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//Here key is </w:t>
      </w:r>
      <w:proofErr w:type="spellStart"/>
      <w:r>
        <w:rPr>
          <w:rFonts w:ascii="Cascadia Mono" w:hAnsi="Cascadia Mono" w:cs="Cascadia Mono"/>
          <w:color w:val="008000"/>
          <w:kern w:val="0"/>
          <w:sz w:val="19"/>
          <w:szCs w:val="19"/>
        </w:rPr>
        <w:t>EmailID</w:t>
      </w:r>
      <w:proofErr w:type="spellEnd"/>
      <w:r>
        <w:rPr>
          <w:rFonts w:ascii="Cascadia Mono" w:hAnsi="Cascadia Mono" w:cs="Cascadia Mono"/>
          <w:color w:val="008000"/>
          <w:kern w:val="0"/>
          <w:sz w:val="19"/>
          <w:szCs w:val="19"/>
        </w:rPr>
        <w:t xml:space="preserve"> and value is a@a.com</w:t>
      </w:r>
    </w:p>
    <w:p w14:paraId="505E03F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//Printing the keys and their values using foreach loop</w:t>
      </w:r>
    </w:p>
    <w:p w14:paraId="41CA7DF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"Printing </w:t>
      </w:r>
      <w:proofErr w:type="spellStart"/>
      <w:r>
        <w:rPr>
          <w:rFonts w:ascii="Cascadia Mono" w:hAnsi="Cascadia Mono" w:cs="Cascadia Mono"/>
          <w:color w:val="A31515"/>
          <w:kern w:val="0"/>
          <w:sz w:val="19"/>
          <w:szCs w:val="19"/>
        </w:rPr>
        <w:t>Hashtable</w:t>
      </w:r>
      <w:proofErr w:type="spellEnd"/>
      <w:r>
        <w:rPr>
          <w:rFonts w:ascii="Cascadia Mono" w:hAnsi="Cascadia Mono" w:cs="Cascadia Mono"/>
          <w:color w:val="A31515"/>
          <w:kern w:val="0"/>
          <w:sz w:val="19"/>
          <w:szCs w:val="19"/>
        </w:rPr>
        <w:t xml:space="preserve"> using Foreach Loop"</w:t>
      </w:r>
      <w:r>
        <w:rPr>
          <w:rFonts w:ascii="Cascadia Mono" w:hAnsi="Cascadia Mono" w:cs="Cascadia Mono"/>
          <w:color w:val="000000"/>
          <w:kern w:val="0"/>
          <w:sz w:val="19"/>
          <w:szCs w:val="19"/>
        </w:rPr>
        <w:t>);</w:t>
      </w:r>
    </w:p>
    <w:p w14:paraId="104F037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hashtable.Keys</w:t>
      </w:r>
      <w:proofErr w:type="spellEnd"/>
      <w:r>
        <w:rPr>
          <w:rFonts w:ascii="Cascadia Mono" w:hAnsi="Cascadia Mono" w:cs="Cascadia Mono"/>
          <w:color w:val="000000"/>
          <w:kern w:val="0"/>
          <w:sz w:val="19"/>
          <w:szCs w:val="19"/>
        </w:rPr>
        <w:t>)</w:t>
      </w:r>
    </w:p>
    <w:p w14:paraId="42439496"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A82179"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obj</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hashtable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obj</w:t>
      </w:r>
      <w:proofErr w:type="spellEnd"/>
      <w:r>
        <w:rPr>
          <w:rFonts w:ascii="Cascadia Mono" w:hAnsi="Cascadia Mono" w:cs="Cascadia Mono"/>
          <w:color w:val="000000"/>
          <w:kern w:val="0"/>
          <w:sz w:val="19"/>
          <w:szCs w:val="19"/>
        </w:rPr>
        <w:t>]);</w:t>
      </w:r>
    </w:p>
    <w:p w14:paraId="0E18F6C7"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BFDF4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p>
    <w:p w14:paraId="51E555FF"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210242"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6315BC" w14:textId="1B608A0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EC068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p>
    <w:p w14:paraId="7B7E8067" w14:textId="100EF7D7" w:rsidR="00AB0212" w:rsidRDefault="00AB0212" w:rsidP="00AB0212">
      <w:pPr>
        <w:autoSpaceDE w:val="0"/>
        <w:autoSpaceDN w:val="0"/>
        <w:adjustRightInd w:val="0"/>
        <w:spacing w:after="0" w:line="240" w:lineRule="auto"/>
        <w:rPr>
          <w:rFonts w:ascii="Arial" w:hAnsi="Arial" w:cs="Arial"/>
          <w:color w:val="000000"/>
          <w:sz w:val="17"/>
          <w:szCs w:val="17"/>
          <w:shd w:val="clear" w:color="auto" w:fill="FFFFFF"/>
        </w:rPr>
      </w:pPr>
      <w:r w:rsidRPr="00AB0212">
        <w:rPr>
          <w:rFonts w:ascii="Arial" w:hAnsi="Arial" w:cs="Arial"/>
          <w:noProof/>
          <w:color w:val="000000"/>
          <w:sz w:val="17"/>
          <w:szCs w:val="17"/>
          <w:shd w:val="clear" w:color="auto" w:fill="FFFFFF"/>
        </w:rPr>
        <w:drawing>
          <wp:inline distT="0" distB="0" distL="0" distR="0" wp14:anchorId="29469D11" wp14:editId="285704B5">
            <wp:extent cx="2814762" cy="1003592"/>
            <wp:effectExtent l="0" t="0" r="5080" b="6350"/>
            <wp:docPr id="21223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59090" name=""/>
                    <pic:cNvPicPr/>
                  </pic:nvPicPr>
                  <pic:blipFill>
                    <a:blip r:embed="rId32"/>
                    <a:stretch>
                      <a:fillRect/>
                    </a:stretch>
                  </pic:blipFill>
                  <pic:spPr>
                    <a:xfrm>
                      <a:off x="0" y="0"/>
                      <a:ext cx="2823762" cy="1006801"/>
                    </a:xfrm>
                    <a:prstGeom prst="rect">
                      <a:avLst/>
                    </a:prstGeom>
                  </pic:spPr>
                </pic:pic>
              </a:graphicData>
            </a:graphic>
          </wp:inline>
        </w:drawing>
      </w:r>
    </w:p>
    <w:p w14:paraId="6F0062D0" w14:textId="77777777" w:rsidR="004C75EB" w:rsidRDefault="004C75EB" w:rsidP="00AB0212">
      <w:pPr>
        <w:autoSpaceDE w:val="0"/>
        <w:autoSpaceDN w:val="0"/>
        <w:adjustRightInd w:val="0"/>
        <w:spacing w:after="0" w:line="240" w:lineRule="auto"/>
        <w:rPr>
          <w:rFonts w:ascii="Arial" w:hAnsi="Arial" w:cs="Arial"/>
          <w:color w:val="000000"/>
          <w:sz w:val="17"/>
          <w:szCs w:val="17"/>
          <w:shd w:val="clear" w:color="auto" w:fill="FFFFFF"/>
        </w:rPr>
      </w:pPr>
    </w:p>
    <w:p w14:paraId="5B177AD3" w14:textId="77777777" w:rsidR="004C75EB" w:rsidRPr="004C75EB" w:rsidRDefault="004C75EB" w:rsidP="004C75EB">
      <w:pPr>
        <w:pStyle w:val="Heading5"/>
        <w:shd w:val="clear" w:color="auto" w:fill="FFFFFF"/>
        <w:spacing w:before="0" w:beforeAutospacing="0" w:after="0" w:afterAutospacing="0"/>
        <w:jc w:val="both"/>
        <w:textAlignment w:val="baseline"/>
        <w:rPr>
          <w:rFonts w:ascii="Segoe UI" w:hAnsi="Segoe UI" w:cs="Segoe UI"/>
          <w:color w:val="3A3A3A"/>
        </w:rPr>
      </w:pPr>
      <w:r w:rsidRPr="004C75EB">
        <w:rPr>
          <w:rStyle w:val="Strong"/>
          <w:rFonts w:ascii="Arial" w:eastAsiaTheme="majorEastAsia" w:hAnsi="Arial" w:cs="Arial"/>
          <w:color w:val="000000"/>
          <w:sz w:val="27"/>
          <w:szCs w:val="27"/>
          <w:bdr w:val="none" w:sz="0" w:space="0" w:color="auto" w:frame="1"/>
        </w:rPr>
        <w:t>Dictionary Collection in C#</w:t>
      </w:r>
    </w:p>
    <w:p w14:paraId="17109870" w14:textId="77777777" w:rsidR="004C75EB" w:rsidRDefault="004C75EB" w:rsidP="00AB0212">
      <w:pPr>
        <w:autoSpaceDE w:val="0"/>
        <w:autoSpaceDN w:val="0"/>
        <w:adjustRightInd w:val="0"/>
        <w:spacing w:after="0" w:line="240" w:lineRule="auto"/>
        <w:rPr>
          <w:rFonts w:ascii="Arial" w:hAnsi="Arial" w:cs="Arial"/>
          <w:color w:val="000000"/>
          <w:sz w:val="17"/>
          <w:szCs w:val="17"/>
          <w:shd w:val="clear" w:color="auto" w:fill="FFFFFF"/>
        </w:rPr>
      </w:pPr>
    </w:p>
    <w:p w14:paraId="36A8466D"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0A286C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261A8A6B"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System.Linq</w:t>
      </w:r>
      <w:proofErr w:type="spellEnd"/>
      <w:r>
        <w:rPr>
          <w:rFonts w:ascii="Cascadia Mono" w:hAnsi="Cascadia Mono" w:cs="Cascadia Mono"/>
          <w:color w:val="000000"/>
          <w:kern w:val="0"/>
          <w:sz w:val="19"/>
          <w:szCs w:val="19"/>
        </w:rPr>
        <w:t>;</w:t>
      </w:r>
    </w:p>
    <w:p w14:paraId="633CEED4"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GenericDictionaryDemo</w:t>
      </w:r>
      <w:proofErr w:type="spellEnd"/>
    </w:p>
    <w:p w14:paraId="33A3318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B0D5B4"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190307F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54B98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615EA8D0"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F30EC"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 Dictionary with Key and value both are string type</w:t>
      </w:r>
    </w:p>
    <w:p w14:paraId="35847CC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dictionaryCountries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Dictionary&lt;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36B42DEC"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to the Dictionary using Add Method of Dictionary class</w:t>
      </w:r>
    </w:p>
    <w:p w14:paraId="395276B9"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dictionaryCountries.Add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"UK"</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"London, Manchester, Birmingham"</w:t>
      </w:r>
      <w:r>
        <w:rPr>
          <w:rFonts w:ascii="Cascadia Mono" w:hAnsi="Cascadia Mono" w:cs="Cascadia Mono"/>
          <w:color w:val="000000"/>
          <w:kern w:val="0"/>
          <w:sz w:val="19"/>
          <w:szCs w:val="19"/>
        </w:rPr>
        <w:t>);</w:t>
      </w:r>
    </w:p>
    <w:p w14:paraId="2BA175B1"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dictionaryCountries.Add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"USA"</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"Chicago, New York, Washington"</w:t>
      </w:r>
      <w:r>
        <w:rPr>
          <w:rFonts w:ascii="Cascadia Mono" w:hAnsi="Cascadia Mono" w:cs="Cascadia Mono"/>
          <w:color w:val="000000"/>
          <w:kern w:val="0"/>
          <w:sz w:val="19"/>
          <w:szCs w:val="19"/>
        </w:rPr>
        <w:t>);</w:t>
      </w:r>
    </w:p>
    <w:p w14:paraId="6C2CE30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dictionaryCountries.Add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"Mumbai, Delhi, Bhubaneswar"</w:t>
      </w:r>
      <w:r>
        <w:rPr>
          <w:rFonts w:ascii="Cascadia Mono" w:hAnsi="Cascadia Mono" w:cs="Cascadia Mono"/>
          <w:color w:val="000000"/>
          <w:kern w:val="0"/>
          <w:sz w:val="19"/>
          <w:szCs w:val="19"/>
        </w:rPr>
        <w:t>);</w:t>
      </w:r>
    </w:p>
    <w:p w14:paraId="110DD085"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//Accessing Dictionary Elements using For Each Loop</w:t>
      </w:r>
    </w:p>
    <w:p w14:paraId="5A053D7B"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"Accessing Dictionary Elements using For Each Loop"</w:t>
      </w:r>
      <w:r>
        <w:rPr>
          <w:rFonts w:ascii="Cascadia Mono" w:hAnsi="Cascadia Mono" w:cs="Cascadia Mono"/>
          <w:color w:val="000000"/>
          <w:kern w:val="0"/>
          <w:sz w:val="19"/>
          <w:szCs w:val="19"/>
        </w:rPr>
        <w:t>);</w:t>
      </w:r>
    </w:p>
    <w:p w14:paraId="1614763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KeyValuePair</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KVP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dictionaryCountries</w:t>
      </w:r>
      <w:proofErr w:type="spellEnd"/>
      <w:r>
        <w:rPr>
          <w:rFonts w:ascii="Cascadia Mono" w:hAnsi="Cascadia Mono" w:cs="Cascadia Mono"/>
          <w:color w:val="000000"/>
          <w:kern w:val="0"/>
          <w:sz w:val="19"/>
          <w:szCs w:val="19"/>
        </w:rPr>
        <w:t>)</w:t>
      </w:r>
    </w:p>
    <w:p w14:paraId="2A090B35"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FFAC3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$"Key: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KVP.Key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KVP.Value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67DDFFD"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06E759"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E5ED2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7CC8480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81658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8248F5" w14:textId="4121C709"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0C32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p>
    <w:p w14:paraId="4E214F4D" w14:textId="25DE7362" w:rsidR="004C75EB" w:rsidRDefault="00F149CE" w:rsidP="004C75EB">
      <w:pPr>
        <w:autoSpaceDE w:val="0"/>
        <w:autoSpaceDN w:val="0"/>
        <w:adjustRightInd w:val="0"/>
        <w:spacing w:after="0" w:line="240" w:lineRule="auto"/>
        <w:rPr>
          <w:rStyle w:val="Strong"/>
          <w:rFonts w:ascii="Arial" w:hAnsi="Arial" w:cs="Arial"/>
          <w:b w:val="0"/>
          <w:bCs w:val="0"/>
          <w:color w:val="000000"/>
          <w:sz w:val="23"/>
          <w:szCs w:val="23"/>
          <w:bdr w:val="none" w:sz="0" w:space="0" w:color="auto" w:frame="1"/>
          <w:shd w:val="clear" w:color="auto" w:fill="FFFFFF"/>
        </w:rPr>
      </w:pPr>
      <w:r w:rsidRPr="00F149CE">
        <w:rPr>
          <w:rStyle w:val="Strong"/>
          <w:rFonts w:ascii="Arial" w:hAnsi="Arial" w:cs="Arial"/>
          <w:b w:val="0"/>
          <w:bCs w:val="0"/>
          <w:color w:val="000000"/>
          <w:sz w:val="23"/>
          <w:szCs w:val="23"/>
          <w:bdr w:val="none" w:sz="0" w:space="0" w:color="auto" w:frame="1"/>
          <w:shd w:val="clear" w:color="auto" w:fill="FFFFFF"/>
        </w:rPr>
        <w:t>List&lt;T&gt; Collection in C#</w:t>
      </w:r>
    </w:p>
    <w:p w14:paraId="3AD25D3E" w14:textId="77777777" w:rsidR="00F149CE" w:rsidRDefault="00F149CE" w:rsidP="004C75EB">
      <w:pPr>
        <w:autoSpaceDE w:val="0"/>
        <w:autoSpaceDN w:val="0"/>
        <w:adjustRightInd w:val="0"/>
        <w:spacing w:after="0" w:line="240" w:lineRule="auto"/>
        <w:rPr>
          <w:rStyle w:val="Strong"/>
          <w:rFonts w:ascii="Arial" w:hAnsi="Arial" w:cs="Arial"/>
          <w:b w:val="0"/>
          <w:bCs w:val="0"/>
          <w:color w:val="000000"/>
          <w:sz w:val="23"/>
          <w:szCs w:val="23"/>
          <w:bdr w:val="none" w:sz="0" w:space="0" w:color="auto" w:frame="1"/>
          <w:shd w:val="clear" w:color="auto" w:fill="FFFFFF"/>
        </w:rPr>
      </w:pPr>
    </w:p>
    <w:p w14:paraId="191004C8"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1694223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4BF2066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GenericListCollectionDemo</w:t>
      </w:r>
      <w:proofErr w:type="spellEnd"/>
    </w:p>
    <w:p w14:paraId="1EEC768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8B31F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707C6CA"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61FDE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7A57AFC2"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FEA21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 Generic List of string type to store string elements</w:t>
      </w:r>
    </w:p>
    <w:p w14:paraId="139CDC2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countries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03B71D9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22F7C829"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String Elements to the Generic List using the Add Method</w:t>
      </w:r>
    </w:p>
    <w:p w14:paraId="16C6823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"INDIA"</w:t>
      </w:r>
      <w:r>
        <w:rPr>
          <w:rFonts w:ascii="Cascadia Mono" w:hAnsi="Cascadia Mono" w:cs="Cascadia Mono"/>
          <w:color w:val="000000"/>
          <w:kern w:val="0"/>
          <w:sz w:val="19"/>
          <w:szCs w:val="19"/>
        </w:rPr>
        <w:t>);</w:t>
      </w:r>
    </w:p>
    <w:p w14:paraId="587F6AF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"USA"</w:t>
      </w:r>
      <w:r>
        <w:rPr>
          <w:rFonts w:ascii="Cascadia Mono" w:hAnsi="Cascadia Mono" w:cs="Cascadia Mono"/>
          <w:color w:val="000000"/>
          <w:kern w:val="0"/>
          <w:sz w:val="19"/>
          <w:szCs w:val="19"/>
        </w:rPr>
        <w:t>);</w:t>
      </w:r>
    </w:p>
    <w:p w14:paraId="2B36D1B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7118CA8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//The following Two Statements will give compile time error as element is not string type</w:t>
      </w:r>
    </w:p>
    <w:p w14:paraId="5F1E5D7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countries.Add</w:t>
      </w:r>
      <w:proofErr w:type="spellEnd"/>
      <w:r>
        <w:rPr>
          <w:rFonts w:ascii="Cascadia Mono" w:hAnsi="Cascadia Mono" w:cs="Cascadia Mono"/>
          <w:color w:val="008000"/>
          <w:kern w:val="0"/>
          <w:sz w:val="19"/>
          <w:szCs w:val="19"/>
        </w:rPr>
        <w:t>(100);</w:t>
      </w:r>
    </w:p>
    <w:p w14:paraId="2AF5199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countries.Add</w:t>
      </w:r>
      <w:proofErr w:type="spellEnd"/>
      <w:r>
        <w:rPr>
          <w:rFonts w:ascii="Cascadia Mono" w:hAnsi="Cascadia Mono" w:cs="Cascadia Mono"/>
          <w:color w:val="008000"/>
          <w:kern w:val="0"/>
          <w:sz w:val="19"/>
          <w:szCs w:val="19"/>
        </w:rPr>
        <w:t>(true);</w:t>
      </w:r>
    </w:p>
    <w:p w14:paraId="17E4856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34DDE94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Another Generic List Collection of String Type</w:t>
      </w:r>
    </w:p>
    <w:p w14:paraId="404B191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newCountries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1C0F62F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1553CFF5"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using Add Method</w:t>
      </w:r>
    </w:p>
    <w:p w14:paraId="4B5DAF0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newCountries.Add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"JAPAN"</w:t>
      </w:r>
      <w:r>
        <w:rPr>
          <w:rFonts w:ascii="Cascadia Mono" w:hAnsi="Cascadia Mono" w:cs="Cascadia Mono"/>
          <w:color w:val="000000"/>
          <w:kern w:val="0"/>
          <w:sz w:val="19"/>
          <w:szCs w:val="19"/>
        </w:rPr>
        <w:t>);</w:t>
      </w:r>
    </w:p>
    <w:p w14:paraId="640FEB1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newCountries.Add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"UK"</w:t>
      </w:r>
      <w:r>
        <w:rPr>
          <w:rFonts w:ascii="Cascadia Mono" w:hAnsi="Cascadia Mono" w:cs="Cascadia Mono"/>
          <w:color w:val="000000"/>
          <w:kern w:val="0"/>
          <w:sz w:val="19"/>
          <w:szCs w:val="19"/>
        </w:rPr>
        <w:t>);</w:t>
      </w:r>
    </w:p>
    <w:p w14:paraId="51BACBD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062BB674"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//Adding the </w:t>
      </w:r>
      <w:proofErr w:type="spellStart"/>
      <w:r>
        <w:rPr>
          <w:rFonts w:ascii="Cascadia Mono" w:hAnsi="Cascadia Mono" w:cs="Cascadia Mono"/>
          <w:color w:val="008000"/>
          <w:kern w:val="0"/>
          <w:sz w:val="19"/>
          <w:szCs w:val="19"/>
        </w:rPr>
        <w:t>newCountries</w:t>
      </w:r>
      <w:proofErr w:type="spellEnd"/>
      <w:r>
        <w:rPr>
          <w:rFonts w:ascii="Cascadia Mono" w:hAnsi="Cascadia Mono" w:cs="Cascadia Mono"/>
          <w:color w:val="008000"/>
          <w:kern w:val="0"/>
          <w:sz w:val="19"/>
          <w:szCs w:val="19"/>
        </w:rPr>
        <w:t xml:space="preserve"> collection into countries collection using </w:t>
      </w:r>
      <w:proofErr w:type="spellStart"/>
      <w:r>
        <w:rPr>
          <w:rFonts w:ascii="Cascadia Mono" w:hAnsi="Cascadia Mono" w:cs="Cascadia Mono"/>
          <w:color w:val="008000"/>
          <w:kern w:val="0"/>
          <w:sz w:val="19"/>
          <w:szCs w:val="19"/>
        </w:rPr>
        <w:t>AddRange</w:t>
      </w:r>
      <w:proofErr w:type="spellEnd"/>
      <w:r>
        <w:rPr>
          <w:rFonts w:ascii="Cascadia Mono" w:hAnsi="Cascadia Mono" w:cs="Cascadia Mono"/>
          <w:color w:val="008000"/>
          <w:kern w:val="0"/>
          <w:sz w:val="19"/>
          <w:szCs w:val="19"/>
        </w:rPr>
        <w:t xml:space="preserve"> Method</w:t>
      </w:r>
    </w:p>
    <w:p w14:paraId="5603397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countries.AddRange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newCountries</w:t>
      </w:r>
      <w:proofErr w:type="spellEnd"/>
      <w:r>
        <w:rPr>
          <w:rFonts w:ascii="Cascadia Mono" w:hAnsi="Cascadia Mono" w:cs="Cascadia Mono"/>
          <w:color w:val="000000"/>
          <w:kern w:val="0"/>
          <w:sz w:val="19"/>
          <w:szCs w:val="19"/>
        </w:rPr>
        <w:t>);</w:t>
      </w:r>
    </w:p>
    <w:p w14:paraId="54C03BF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6DC9FD6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//Accessing Generic List Elements using </w:t>
      </w:r>
      <w:proofErr w:type="spellStart"/>
      <w:r>
        <w:rPr>
          <w:rFonts w:ascii="Cascadia Mono" w:hAnsi="Cascadia Mono" w:cs="Cascadia Mono"/>
          <w:color w:val="008000"/>
          <w:kern w:val="0"/>
          <w:sz w:val="19"/>
          <w:szCs w:val="19"/>
        </w:rPr>
        <w:t>ForEach</w:t>
      </w:r>
      <w:proofErr w:type="spellEnd"/>
      <w:r>
        <w:rPr>
          <w:rFonts w:ascii="Cascadia Mono" w:hAnsi="Cascadia Mono" w:cs="Cascadia Mono"/>
          <w:color w:val="008000"/>
          <w:kern w:val="0"/>
          <w:sz w:val="19"/>
          <w:szCs w:val="19"/>
        </w:rPr>
        <w:t xml:space="preserve"> Loop</w:t>
      </w:r>
    </w:p>
    <w:p w14:paraId="790B1D8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"Accessing Generic List using For Each Loop"</w:t>
      </w:r>
      <w:r>
        <w:rPr>
          <w:rFonts w:ascii="Cascadia Mono" w:hAnsi="Cascadia Mono" w:cs="Cascadia Mono"/>
          <w:color w:val="000000"/>
          <w:kern w:val="0"/>
          <w:sz w:val="19"/>
          <w:szCs w:val="19"/>
        </w:rPr>
        <w:t>);</w:t>
      </w:r>
    </w:p>
    <w:p w14:paraId="3A77A39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countries)</w:t>
      </w:r>
    </w:p>
    <w:p w14:paraId="1ACCE8C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0BB26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(item);</w:t>
      </w:r>
    </w:p>
    <w:p w14:paraId="55C6E5AA"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658DF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3504031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//Accessing Generic List Elements using For Loop</w:t>
      </w:r>
    </w:p>
    <w:p w14:paraId="75F75255"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nAccessing</w:t>
      </w:r>
      <w:proofErr w:type="spellEnd"/>
      <w:r>
        <w:rPr>
          <w:rFonts w:ascii="Cascadia Mono" w:hAnsi="Cascadia Mono" w:cs="Cascadia Mono"/>
          <w:color w:val="A31515"/>
          <w:kern w:val="0"/>
          <w:sz w:val="19"/>
          <w:szCs w:val="19"/>
        </w:rPr>
        <w:t xml:space="preserve"> Generic List using For Loop"</w:t>
      </w:r>
      <w:r>
        <w:rPr>
          <w:rFonts w:ascii="Cascadia Mono" w:hAnsi="Cascadia Mono" w:cs="Cascadia Mono"/>
          <w:color w:val="000000"/>
          <w:kern w:val="0"/>
          <w:sz w:val="19"/>
          <w:szCs w:val="19"/>
        </w:rPr>
        <w:t>);</w:t>
      </w:r>
    </w:p>
    <w:p w14:paraId="2C1E83F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countries.Count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9B847C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A79DD4"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element = countries[</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25E886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(element);</w:t>
      </w:r>
    </w:p>
    <w:p w14:paraId="3FA3048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6BF24CB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497705B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76231E82"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566A0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0F666A" w14:textId="5A2F1BE9"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60EF83" w14:textId="77777777" w:rsidR="006807BB" w:rsidRDefault="006807BB" w:rsidP="00F149CE">
      <w:pPr>
        <w:autoSpaceDE w:val="0"/>
        <w:autoSpaceDN w:val="0"/>
        <w:adjustRightInd w:val="0"/>
        <w:spacing w:after="0" w:line="240" w:lineRule="auto"/>
        <w:rPr>
          <w:rFonts w:ascii="Cascadia Mono" w:hAnsi="Cascadia Mono" w:cs="Cascadia Mono"/>
          <w:color w:val="000000"/>
          <w:kern w:val="0"/>
          <w:sz w:val="19"/>
          <w:szCs w:val="19"/>
        </w:rPr>
      </w:pPr>
    </w:p>
    <w:p w14:paraId="23DDFBA2" w14:textId="6506239A" w:rsidR="006807BB" w:rsidRDefault="006807BB" w:rsidP="00F149CE">
      <w:pPr>
        <w:autoSpaceDE w:val="0"/>
        <w:autoSpaceDN w:val="0"/>
        <w:adjustRightInd w:val="0"/>
        <w:spacing w:after="0" w:line="240" w:lineRule="auto"/>
        <w:rPr>
          <w:rFonts w:ascii="Arial" w:hAnsi="Arial" w:cs="Arial"/>
          <w:b/>
          <w:bCs/>
          <w:color w:val="000000"/>
          <w:sz w:val="17"/>
          <w:szCs w:val="17"/>
          <w:shd w:val="clear" w:color="auto" w:fill="FFFFFF"/>
        </w:rPr>
      </w:pPr>
      <w:r w:rsidRPr="006807BB">
        <w:rPr>
          <w:rFonts w:ascii="Arial" w:hAnsi="Arial" w:cs="Arial"/>
          <w:b/>
          <w:bCs/>
          <w:noProof/>
          <w:color w:val="000000"/>
          <w:sz w:val="17"/>
          <w:szCs w:val="17"/>
          <w:shd w:val="clear" w:color="auto" w:fill="FFFFFF"/>
        </w:rPr>
        <w:drawing>
          <wp:inline distT="0" distB="0" distL="0" distR="0" wp14:anchorId="3790BC9D" wp14:editId="1115C1AA">
            <wp:extent cx="2572378" cy="1470855"/>
            <wp:effectExtent l="0" t="0" r="0" b="0"/>
            <wp:docPr id="148087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73846" name=""/>
                    <pic:cNvPicPr/>
                  </pic:nvPicPr>
                  <pic:blipFill>
                    <a:blip r:embed="rId33"/>
                    <a:stretch>
                      <a:fillRect/>
                    </a:stretch>
                  </pic:blipFill>
                  <pic:spPr>
                    <a:xfrm>
                      <a:off x="0" y="0"/>
                      <a:ext cx="2585070" cy="1478112"/>
                    </a:xfrm>
                    <a:prstGeom prst="rect">
                      <a:avLst/>
                    </a:prstGeom>
                  </pic:spPr>
                </pic:pic>
              </a:graphicData>
            </a:graphic>
          </wp:inline>
        </w:drawing>
      </w:r>
    </w:p>
    <w:p w14:paraId="54176BD4" w14:textId="7E790C78" w:rsidR="004B7C1B" w:rsidRDefault="00EA67EE" w:rsidP="00EA67EE">
      <w:pPr>
        <w:rPr>
          <w:rStyle w:val="Strong"/>
          <w:bCs w:val="0"/>
          <w:color w:val="0000FF"/>
        </w:rPr>
      </w:pPr>
      <w:r w:rsidRPr="00DF4CD9">
        <w:rPr>
          <w:rStyle w:val="Strong"/>
          <w:rFonts w:ascii="Arial" w:hAnsi="Arial" w:cs="Arial"/>
          <w:bCs w:val="0"/>
          <w:color w:val="0000FF"/>
        </w:rPr>
        <w:lastRenderedPageBreak/>
        <w:t>Multithreading</w:t>
      </w:r>
      <w:r w:rsidRPr="00EA67EE">
        <w:rPr>
          <w:rStyle w:val="Strong"/>
          <w:bCs w:val="0"/>
          <w:color w:val="0000FF"/>
        </w:rPr>
        <w:t xml:space="preserve"> in C#</w:t>
      </w:r>
    </w:p>
    <w:p w14:paraId="40A37FFD" w14:textId="4C6A08DF" w:rsidR="00EA67EE" w:rsidRDefault="00ED3E8C" w:rsidP="00A47479">
      <w:pPr>
        <w:jc w:val="both"/>
        <w:rPr>
          <w:rFonts w:ascii="Arial" w:hAnsi="Arial" w:cs="Arial"/>
          <w:color w:val="000000"/>
          <w:shd w:val="clear" w:color="auto" w:fill="FFFFFF"/>
        </w:rPr>
      </w:pPr>
      <w:r w:rsidRPr="00ED3E8C">
        <w:rPr>
          <w:rFonts w:ascii="Arial" w:hAnsi="Arial" w:cs="Arial"/>
          <w:color w:val="000000"/>
          <w:shd w:val="clear" w:color="auto" w:fill="FFFFFF"/>
        </w:rPr>
        <w:t>Multithreading in C# refers to the ability of the C# programming language and the .NET Framework to create and manage multiple threads of execution within a single process. Threads are lightweight, independent sequences of instructions that can run concurrently, allowing you to perform multiple tasks simultaneously. Multithreading is a powerful concept in C# and is used to achieve various goals, such as improving application responsiveness, parallelizing tasks, and efficiently utilizing multi-core processors.</w:t>
      </w:r>
    </w:p>
    <w:p w14:paraId="260A11D3" w14:textId="3CCFCC86" w:rsidR="002A5699" w:rsidRPr="00ED3E8C" w:rsidRDefault="002A5699" w:rsidP="00A47479">
      <w:pPr>
        <w:jc w:val="both"/>
        <w:rPr>
          <w:rStyle w:val="Strong"/>
          <w:bCs w:val="0"/>
          <w:color w:val="0000FF"/>
        </w:rPr>
      </w:pPr>
      <w:r w:rsidRPr="002A5699">
        <w:rPr>
          <w:rStyle w:val="Strong"/>
          <w:bCs w:val="0"/>
          <w:noProof/>
          <w:color w:val="0000FF"/>
        </w:rPr>
        <w:drawing>
          <wp:inline distT="0" distB="0" distL="0" distR="0" wp14:anchorId="0AE61769" wp14:editId="1EF6FA46">
            <wp:extent cx="5168348" cy="2348260"/>
            <wp:effectExtent l="0" t="0" r="0" b="0"/>
            <wp:docPr id="33820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09061" name=""/>
                    <pic:cNvPicPr/>
                  </pic:nvPicPr>
                  <pic:blipFill>
                    <a:blip r:embed="rId34"/>
                    <a:stretch>
                      <a:fillRect/>
                    </a:stretch>
                  </pic:blipFill>
                  <pic:spPr>
                    <a:xfrm>
                      <a:off x="0" y="0"/>
                      <a:ext cx="5169335" cy="2348708"/>
                    </a:xfrm>
                    <a:prstGeom prst="rect">
                      <a:avLst/>
                    </a:prstGeom>
                  </pic:spPr>
                </pic:pic>
              </a:graphicData>
            </a:graphic>
          </wp:inline>
        </w:drawing>
      </w:r>
    </w:p>
    <w:p w14:paraId="00A01714"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using</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System.Threading</w:t>
      </w:r>
      <w:proofErr w:type="spellEnd"/>
      <w:r w:rsidRPr="00EA67EE">
        <w:rPr>
          <w:rFonts w:ascii="Cascadia Mono" w:hAnsi="Cascadia Mono" w:cs="Cascadia Mono"/>
          <w:color w:val="000000"/>
          <w:kern w:val="0"/>
          <w:sz w:val="16"/>
          <w:szCs w:val="16"/>
        </w:rPr>
        <w:t>;</w:t>
      </w:r>
    </w:p>
    <w:p w14:paraId="18A2076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using</w:t>
      </w:r>
      <w:r w:rsidRPr="00EA67EE">
        <w:rPr>
          <w:rFonts w:ascii="Cascadia Mono" w:hAnsi="Cascadia Mono" w:cs="Cascadia Mono"/>
          <w:color w:val="000000"/>
          <w:kern w:val="0"/>
          <w:sz w:val="16"/>
          <w:szCs w:val="16"/>
        </w:rPr>
        <w:t xml:space="preserve"> System;</w:t>
      </w:r>
    </w:p>
    <w:p w14:paraId="1B01AEB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namespace</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ThreadingDemo</w:t>
      </w:r>
      <w:proofErr w:type="spellEnd"/>
    </w:p>
    <w:p w14:paraId="2A977FD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w:t>
      </w:r>
    </w:p>
    <w:p w14:paraId="11108B3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class</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2B91AF"/>
          <w:kern w:val="0"/>
          <w:sz w:val="16"/>
          <w:szCs w:val="16"/>
        </w:rPr>
        <w:t>Program</w:t>
      </w:r>
    </w:p>
    <w:p w14:paraId="42B9F4AB"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72EC15F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Main(</w:t>
      </w:r>
      <w:r w:rsidRPr="00EA67EE">
        <w:rPr>
          <w:rFonts w:ascii="Cascadia Mono" w:hAnsi="Cascadia Mono" w:cs="Cascadia Mono"/>
          <w:color w:val="0000FF"/>
          <w:kern w:val="0"/>
          <w:sz w:val="16"/>
          <w:szCs w:val="16"/>
        </w:rPr>
        <w:t>string</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args</w:t>
      </w:r>
      <w:proofErr w:type="spellEnd"/>
      <w:r w:rsidRPr="00EA67EE">
        <w:rPr>
          <w:rFonts w:ascii="Cascadia Mono" w:hAnsi="Cascadia Mono" w:cs="Cascadia Mono"/>
          <w:color w:val="000000"/>
          <w:kern w:val="0"/>
          <w:sz w:val="16"/>
          <w:szCs w:val="16"/>
        </w:rPr>
        <w:t>)</w:t>
      </w:r>
    </w:p>
    <w:p w14:paraId="661415D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B9713C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"Main Thread Started"</w:t>
      </w:r>
      <w:r w:rsidRPr="00EA67EE">
        <w:rPr>
          <w:rFonts w:ascii="Cascadia Mono" w:hAnsi="Cascadia Mono" w:cs="Cascadia Mono"/>
          <w:color w:val="000000"/>
          <w:kern w:val="0"/>
          <w:sz w:val="16"/>
          <w:szCs w:val="16"/>
        </w:rPr>
        <w:t>);</w:t>
      </w:r>
    </w:p>
    <w:p w14:paraId="5DDD987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//Creating Threads</w:t>
      </w:r>
    </w:p>
    <w:p w14:paraId="1930219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t1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Thread(Method1)</w:t>
      </w:r>
    </w:p>
    <w:p w14:paraId="6686904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35AB50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"Thread1"</w:t>
      </w:r>
    </w:p>
    <w:p w14:paraId="59DF022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B62E97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t2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Thread(Method2)</w:t>
      </w:r>
    </w:p>
    <w:p w14:paraId="7CA241E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77C7416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"Thread2"</w:t>
      </w:r>
    </w:p>
    <w:p w14:paraId="32255B2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E2679F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t3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Thread(Method3)</w:t>
      </w:r>
    </w:p>
    <w:p w14:paraId="0522360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0C7E711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"Thread3"</w:t>
      </w:r>
    </w:p>
    <w:p w14:paraId="69C5906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B42258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//Executing the methods</w:t>
      </w:r>
    </w:p>
    <w:p w14:paraId="13A6588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t1.Start();</w:t>
      </w:r>
    </w:p>
    <w:p w14:paraId="6F9FEF0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t2.Start();</w:t>
      </w:r>
    </w:p>
    <w:p w14:paraId="65A1457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t3.Start();</w:t>
      </w:r>
    </w:p>
    <w:p w14:paraId="76F2DE5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"Main Thread Ended"</w:t>
      </w:r>
      <w:r w:rsidRPr="00EA67EE">
        <w:rPr>
          <w:rFonts w:ascii="Cascadia Mono" w:hAnsi="Cascadia Mono" w:cs="Cascadia Mono"/>
          <w:color w:val="000000"/>
          <w:kern w:val="0"/>
          <w:sz w:val="16"/>
          <w:szCs w:val="16"/>
        </w:rPr>
        <w:t>);</w:t>
      </w:r>
    </w:p>
    <w:p w14:paraId="5E488FF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Console.Read</w:t>
      </w:r>
      <w:proofErr w:type="spellEnd"/>
      <w:r w:rsidRPr="00EA67EE">
        <w:rPr>
          <w:rFonts w:ascii="Cascadia Mono" w:hAnsi="Cascadia Mono" w:cs="Cascadia Mono"/>
          <w:color w:val="000000"/>
          <w:kern w:val="0"/>
          <w:sz w:val="16"/>
          <w:szCs w:val="16"/>
        </w:rPr>
        <w:t>();</w:t>
      </w:r>
    </w:p>
    <w:p w14:paraId="20C7C0F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A435D9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Method1()</w:t>
      </w:r>
    </w:p>
    <w:p w14:paraId="756B103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75B344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"Method1 Started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70F15724"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 1;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&lt;= 5;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75A8E7A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BCAE68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"Method1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61FA973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5871E0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"Method1 Ended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0B97A34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35E844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Method2()</w:t>
      </w:r>
    </w:p>
    <w:p w14:paraId="6C0549D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1EECA3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"Method2 Started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60CFBB3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 1;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&lt;= 5;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1C4D87F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lastRenderedPageBreak/>
        <w:t xml:space="preserve">            {</w:t>
      </w:r>
    </w:p>
    <w:p w14:paraId="6565F2E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"Method2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1324A8D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if</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 3)</w:t>
      </w:r>
    </w:p>
    <w:p w14:paraId="006F066C"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E56126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"Performing the Database Operation Started"</w:t>
      </w:r>
      <w:r w:rsidRPr="00EA67EE">
        <w:rPr>
          <w:rFonts w:ascii="Cascadia Mono" w:hAnsi="Cascadia Mono" w:cs="Cascadia Mono"/>
          <w:color w:val="000000"/>
          <w:kern w:val="0"/>
          <w:sz w:val="16"/>
          <w:szCs w:val="16"/>
        </w:rPr>
        <w:t>);</w:t>
      </w:r>
    </w:p>
    <w:p w14:paraId="070E04D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//Sleep for 10 seconds</w:t>
      </w:r>
    </w:p>
    <w:p w14:paraId="3FDB98B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Thread.Sleep</w:t>
      </w:r>
      <w:proofErr w:type="spellEnd"/>
      <w:r w:rsidRPr="00EA67EE">
        <w:rPr>
          <w:rFonts w:ascii="Cascadia Mono" w:hAnsi="Cascadia Mono" w:cs="Cascadia Mono"/>
          <w:color w:val="000000"/>
          <w:kern w:val="0"/>
          <w:sz w:val="16"/>
          <w:szCs w:val="16"/>
        </w:rPr>
        <w:t>(10000);</w:t>
      </w:r>
    </w:p>
    <w:p w14:paraId="667EC00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"Performing the Database Operation Completed"</w:t>
      </w:r>
      <w:r w:rsidRPr="00EA67EE">
        <w:rPr>
          <w:rFonts w:ascii="Cascadia Mono" w:hAnsi="Cascadia Mono" w:cs="Cascadia Mono"/>
          <w:color w:val="000000"/>
          <w:kern w:val="0"/>
          <w:sz w:val="16"/>
          <w:szCs w:val="16"/>
        </w:rPr>
        <w:t>);</w:t>
      </w:r>
    </w:p>
    <w:p w14:paraId="2799D00B"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2CF075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B5A850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"Method2 Ended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0AAE3C4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94A53D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Method3()</w:t>
      </w:r>
    </w:p>
    <w:p w14:paraId="138045B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AFF3DB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"Method3 Started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6CEEA2B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 1;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&lt;= 5;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19E42FA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204DAE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"Method3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6F4FBE5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1450BC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"Method3 Ended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30E2CAB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078758A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C5A9DAA" w14:textId="6E618CEF" w:rsidR="00EA67EE" w:rsidRDefault="00EA67EE" w:rsidP="00EA67EE">
      <w:pPr>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w:t>
      </w:r>
    </w:p>
    <w:p w14:paraId="40261F07" w14:textId="6A6C92E5" w:rsidR="002F4218" w:rsidRDefault="002F4218" w:rsidP="00EA67EE">
      <w:pPr>
        <w:rPr>
          <w:rStyle w:val="Strong"/>
          <w:bCs w:val="0"/>
          <w:color w:val="0000FF"/>
          <w:sz w:val="16"/>
          <w:szCs w:val="16"/>
        </w:rPr>
      </w:pPr>
      <w:r w:rsidRPr="002F4218">
        <w:rPr>
          <w:rStyle w:val="Strong"/>
          <w:bCs w:val="0"/>
          <w:noProof/>
          <w:color w:val="0000FF"/>
          <w:sz w:val="16"/>
          <w:szCs w:val="16"/>
        </w:rPr>
        <w:drawing>
          <wp:inline distT="0" distB="0" distL="0" distR="0" wp14:anchorId="624C5E17" wp14:editId="0B93A150">
            <wp:extent cx="2491744" cy="3063922"/>
            <wp:effectExtent l="0" t="0" r="3810" b="3175"/>
            <wp:docPr id="64747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1605" name=""/>
                    <pic:cNvPicPr/>
                  </pic:nvPicPr>
                  <pic:blipFill>
                    <a:blip r:embed="rId35"/>
                    <a:stretch>
                      <a:fillRect/>
                    </a:stretch>
                  </pic:blipFill>
                  <pic:spPr>
                    <a:xfrm>
                      <a:off x="0" y="0"/>
                      <a:ext cx="2509006" cy="3085148"/>
                    </a:xfrm>
                    <a:prstGeom prst="rect">
                      <a:avLst/>
                    </a:prstGeom>
                  </pic:spPr>
                </pic:pic>
              </a:graphicData>
            </a:graphic>
          </wp:inline>
        </w:drawing>
      </w:r>
    </w:p>
    <w:p w14:paraId="3B685D7A" w14:textId="508F1D58" w:rsidR="00FC203A" w:rsidRPr="009A1245" w:rsidRDefault="00FC203A" w:rsidP="009A1245">
      <w:pPr>
        <w:rPr>
          <w:rStyle w:val="Strong"/>
          <w:rFonts w:ascii="Arial" w:hAnsi="Arial" w:cs="Arial"/>
          <w:bCs w:val="0"/>
          <w:color w:val="0000FF"/>
        </w:rPr>
      </w:pPr>
      <w:r w:rsidRPr="009A1245">
        <w:rPr>
          <w:rStyle w:val="Strong"/>
          <w:rFonts w:ascii="Arial" w:hAnsi="Arial" w:cs="Arial"/>
          <w:bCs w:val="0"/>
          <w:color w:val="0000FF"/>
        </w:rPr>
        <w:t>Asynchronous Programming in C#</w:t>
      </w:r>
    </w:p>
    <w:p w14:paraId="2DD6E0AC" w14:textId="77777777" w:rsidR="00FC203A" w:rsidRDefault="00FC203A" w:rsidP="00FC203A">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Asynchronous programming in C# is a method of performing tasks without blocking the main or calling thread. This is especially beneficial for I/O-bound operations (like reading from a file, fetching data from the web, or querying a database), where waiting for the task to be completed might waste valuable CPU time that could be better spent doing other work. For a better understanding, please have a look at the following diagram.</w:t>
      </w:r>
    </w:p>
    <w:p w14:paraId="6BFE3633" w14:textId="77777777" w:rsidR="00B82C6D" w:rsidRDefault="00B82C6D" w:rsidP="00FC203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1FC94E5C" w14:textId="7C84DE76" w:rsidR="00B82C6D" w:rsidRDefault="00B82C6D" w:rsidP="00EA67EE">
      <w:pPr>
        <w:rPr>
          <w:rStyle w:val="Strong"/>
          <w:bCs w:val="0"/>
          <w:color w:val="0000FF"/>
          <w:sz w:val="16"/>
          <w:szCs w:val="16"/>
        </w:rPr>
      </w:pPr>
      <w:r w:rsidRPr="00B82C6D">
        <w:rPr>
          <w:rStyle w:val="Strong"/>
          <w:bCs w:val="0"/>
          <w:noProof/>
          <w:color w:val="0000FF"/>
          <w:sz w:val="16"/>
          <w:szCs w:val="16"/>
        </w:rPr>
        <w:drawing>
          <wp:inline distT="0" distB="0" distL="0" distR="0" wp14:anchorId="105744F7" wp14:editId="54D95970">
            <wp:extent cx="2878853" cy="1519803"/>
            <wp:effectExtent l="0" t="0" r="0" b="4445"/>
            <wp:docPr id="1535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0566" name=""/>
                    <pic:cNvPicPr/>
                  </pic:nvPicPr>
                  <pic:blipFill>
                    <a:blip r:embed="rId36"/>
                    <a:stretch>
                      <a:fillRect/>
                    </a:stretch>
                  </pic:blipFill>
                  <pic:spPr>
                    <a:xfrm>
                      <a:off x="0" y="0"/>
                      <a:ext cx="2905928" cy="1534096"/>
                    </a:xfrm>
                    <a:prstGeom prst="rect">
                      <a:avLst/>
                    </a:prstGeom>
                  </pic:spPr>
                </pic:pic>
              </a:graphicData>
            </a:graphic>
          </wp:inline>
        </w:drawing>
      </w:r>
    </w:p>
    <w:p w14:paraId="71B8E4D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using</w:t>
      </w:r>
      <w:r>
        <w:rPr>
          <w:rFonts w:ascii="Cascadia Mono" w:hAnsi="Cascadia Mono" w:cs="Cascadia Mono"/>
          <w:color w:val="000000"/>
          <w:kern w:val="0"/>
          <w:sz w:val="19"/>
          <w:szCs w:val="19"/>
        </w:rPr>
        <w:t xml:space="preserve"> System;</w:t>
      </w:r>
    </w:p>
    <w:p w14:paraId="5D304B9F"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System.Threading.Tasks</w:t>
      </w:r>
      <w:proofErr w:type="spellEnd"/>
      <w:r>
        <w:rPr>
          <w:rFonts w:ascii="Cascadia Mono" w:hAnsi="Cascadia Mono" w:cs="Cascadia Mono"/>
          <w:color w:val="000000"/>
          <w:kern w:val="0"/>
          <w:sz w:val="19"/>
          <w:szCs w:val="19"/>
        </w:rPr>
        <w:t>;</w:t>
      </w:r>
    </w:p>
    <w:p w14:paraId="6CFA99B0" w14:textId="77777777" w:rsidR="002C355C" w:rsidRDefault="002C355C" w:rsidP="00B40EE5">
      <w:pPr>
        <w:autoSpaceDE w:val="0"/>
        <w:autoSpaceDN w:val="0"/>
        <w:adjustRightInd w:val="0"/>
        <w:spacing w:after="0" w:line="240" w:lineRule="auto"/>
        <w:rPr>
          <w:rFonts w:ascii="Cascadia Mono" w:hAnsi="Cascadia Mono" w:cs="Cascadia Mono"/>
          <w:color w:val="000000"/>
          <w:kern w:val="0"/>
          <w:sz w:val="19"/>
          <w:szCs w:val="19"/>
        </w:rPr>
      </w:pPr>
    </w:p>
    <w:p w14:paraId="20D202A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AsynchronousProgramming</w:t>
      </w:r>
      <w:proofErr w:type="spellEnd"/>
    </w:p>
    <w:p w14:paraId="33BBBB9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189FA5"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7FB14638"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DFC4E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7991EE2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69D090"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"Main Method Started......"</w:t>
      </w:r>
      <w:r>
        <w:rPr>
          <w:rFonts w:ascii="Cascadia Mono" w:hAnsi="Cascadia Mono" w:cs="Cascadia Mono"/>
          <w:color w:val="000000"/>
          <w:kern w:val="0"/>
          <w:sz w:val="19"/>
          <w:szCs w:val="19"/>
        </w:rPr>
        <w:t>);</w:t>
      </w:r>
    </w:p>
    <w:p w14:paraId="6C731D5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SomeMethod</w:t>
      </w:r>
      <w:proofErr w:type="spellEnd"/>
      <w:r>
        <w:rPr>
          <w:rFonts w:ascii="Cascadia Mono" w:hAnsi="Cascadia Mono" w:cs="Cascadia Mono"/>
          <w:color w:val="000000"/>
          <w:kern w:val="0"/>
          <w:sz w:val="19"/>
          <w:szCs w:val="19"/>
        </w:rPr>
        <w:t>();</w:t>
      </w:r>
    </w:p>
    <w:p w14:paraId="1738BA1E"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"Main Method End"</w:t>
      </w:r>
      <w:r>
        <w:rPr>
          <w:rFonts w:ascii="Cascadia Mono" w:hAnsi="Cascadia Mono" w:cs="Cascadia Mono"/>
          <w:color w:val="000000"/>
          <w:kern w:val="0"/>
          <w:sz w:val="19"/>
          <w:szCs w:val="19"/>
        </w:rPr>
        <w:t>);</w:t>
      </w:r>
    </w:p>
    <w:p w14:paraId="7648D6F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636B487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C8314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SomeMethod</w:t>
      </w:r>
      <w:proofErr w:type="spellEnd"/>
      <w:r>
        <w:rPr>
          <w:rFonts w:ascii="Cascadia Mono" w:hAnsi="Cascadia Mono" w:cs="Cascadia Mono"/>
          <w:color w:val="000000"/>
          <w:kern w:val="0"/>
          <w:sz w:val="19"/>
          <w:szCs w:val="19"/>
        </w:rPr>
        <w:t>()</w:t>
      </w:r>
    </w:p>
    <w:p w14:paraId="0C17838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1CB85D"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"Some Method Started......"</w:t>
      </w:r>
      <w:r>
        <w:rPr>
          <w:rFonts w:ascii="Cascadia Mono" w:hAnsi="Cascadia Mono" w:cs="Cascadia Mono"/>
          <w:color w:val="000000"/>
          <w:kern w:val="0"/>
          <w:sz w:val="19"/>
          <w:szCs w:val="19"/>
        </w:rPr>
        <w:t>);</w:t>
      </w:r>
    </w:p>
    <w:p w14:paraId="51D9B315"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Thread.Sleep</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TimeSpan.FromSeconds</w:t>
      </w:r>
      <w:proofErr w:type="spellEnd"/>
      <w:r>
        <w:rPr>
          <w:rFonts w:ascii="Cascadia Mono" w:hAnsi="Cascadia Mono" w:cs="Cascadia Mono"/>
          <w:color w:val="008000"/>
          <w:kern w:val="0"/>
          <w:sz w:val="19"/>
          <w:szCs w:val="19"/>
        </w:rPr>
        <w:t>(10));</w:t>
      </w:r>
    </w:p>
    <w:p w14:paraId="27B80AAA"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Task.Delay</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TimeSpan.FromSeconds</w:t>
      </w:r>
      <w:proofErr w:type="spellEnd"/>
      <w:r>
        <w:rPr>
          <w:rFonts w:ascii="Cascadia Mono" w:hAnsi="Cascadia Mono" w:cs="Cascadia Mono"/>
          <w:color w:val="000000"/>
          <w:kern w:val="0"/>
          <w:sz w:val="19"/>
          <w:szCs w:val="19"/>
        </w:rPr>
        <w:t>(10));</w:t>
      </w:r>
    </w:p>
    <w:p w14:paraId="5A7DF406"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D0762F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"Some Method End"</w:t>
      </w:r>
      <w:r>
        <w:rPr>
          <w:rFonts w:ascii="Cascadia Mono" w:hAnsi="Cascadia Mono" w:cs="Cascadia Mono"/>
          <w:color w:val="000000"/>
          <w:kern w:val="0"/>
          <w:sz w:val="19"/>
          <w:szCs w:val="19"/>
        </w:rPr>
        <w:t>);</w:t>
      </w:r>
    </w:p>
    <w:p w14:paraId="0F6CA74D"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5AFB5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4818E9" w14:textId="7B68B4DB" w:rsidR="00B40EE5" w:rsidRDefault="00B40EE5" w:rsidP="00B40EE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AED155" w14:textId="725C9C5F" w:rsidR="00B40EE5" w:rsidRDefault="00B40EE5" w:rsidP="00B40EE5">
      <w:pPr>
        <w:rPr>
          <w:rFonts w:ascii="Cascadia Mono" w:hAnsi="Cascadia Mono" w:cs="Cascadia Mono"/>
          <w:color w:val="000000"/>
          <w:kern w:val="0"/>
          <w:sz w:val="19"/>
          <w:szCs w:val="19"/>
        </w:rPr>
      </w:pPr>
      <w:r w:rsidRPr="00B40EE5">
        <w:rPr>
          <w:rFonts w:ascii="Cascadia Mono" w:hAnsi="Cascadia Mono" w:cs="Cascadia Mono"/>
          <w:noProof/>
          <w:color w:val="000000"/>
          <w:kern w:val="0"/>
          <w:sz w:val="19"/>
          <w:szCs w:val="19"/>
        </w:rPr>
        <w:drawing>
          <wp:inline distT="0" distB="0" distL="0" distR="0" wp14:anchorId="65E7CAE4" wp14:editId="4A73777E">
            <wp:extent cx="2194560" cy="1076884"/>
            <wp:effectExtent l="0" t="0" r="0" b="9525"/>
            <wp:docPr id="11212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521" name=""/>
                    <pic:cNvPicPr/>
                  </pic:nvPicPr>
                  <pic:blipFill>
                    <a:blip r:embed="rId37"/>
                    <a:stretch>
                      <a:fillRect/>
                    </a:stretch>
                  </pic:blipFill>
                  <pic:spPr>
                    <a:xfrm>
                      <a:off x="0" y="0"/>
                      <a:ext cx="2198664" cy="1078898"/>
                    </a:xfrm>
                    <a:prstGeom prst="rect">
                      <a:avLst/>
                    </a:prstGeom>
                  </pic:spPr>
                </pic:pic>
              </a:graphicData>
            </a:graphic>
          </wp:inline>
        </w:drawing>
      </w:r>
    </w:p>
    <w:p w14:paraId="14FD867E" w14:textId="5BF47651" w:rsidR="00C1620D" w:rsidRDefault="00C1620D" w:rsidP="00F64213">
      <w:pPr>
        <w:rPr>
          <w:rStyle w:val="Strong"/>
          <w:rFonts w:ascii="Arial" w:hAnsi="Arial" w:cs="Arial"/>
          <w:bCs w:val="0"/>
          <w:color w:val="0000FF"/>
        </w:rPr>
      </w:pPr>
      <w:r w:rsidRPr="00C1620D">
        <w:rPr>
          <w:rStyle w:val="Strong"/>
          <w:rFonts w:ascii="Arial" w:hAnsi="Arial" w:cs="Arial"/>
          <w:color w:val="0000FF"/>
        </w:rPr>
        <w:t xml:space="preserve">Difference Between </w:t>
      </w:r>
      <w:r w:rsidRPr="009A1245">
        <w:rPr>
          <w:rStyle w:val="Strong"/>
          <w:rFonts w:ascii="Arial" w:hAnsi="Arial" w:cs="Arial"/>
          <w:bCs w:val="0"/>
          <w:color w:val="0000FF"/>
        </w:rPr>
        <w:t xml:space="preserve">Asynchronous Programming </w:t>
      </w:r>
      <w:r>
        <w:rPr>
          <w:rStyle w:val="Strong"/>
          <w:rFonts w:ascii="Arial" w:hAnsi="Arial" w:cs="Arial"/>
          <w:bCs w:val="0"/>
          <w:color w:val="0000FF"/>
        </w:rPr>
        <w:t>VS Multithreading</w:t>
      </w:r>
    </w:p>
    <w:p w14:paraId="45706E05" w14:textId="5BE72960" w:rsidR="00C1620D" w:rsidRDefault="00C1620D" w:rsidP="00F64213">
      <w:pPr>
        <w:rPr>
          <w:rFonts w:ascii="Arial" w:eastAsia="Times New Roman" w:hAnsi="Arial" w:cs="Arial"/>
          <w:color w:val="000000"/>
          <w:kern w:val="0"/>
          <w:bdr w:val="none" w:sz="0" w:space="0" w:color="auto" w:frame="1"/>
          <w:lang w:eastAsia="en-IN"/>
          <w14:ligatures w14:val="none"/>
        </w:rPr>
      </w:pPr>
      <w:r w:rsidRPr="00C1620D">
        <w:rPr>
          <w:rFonts w:ascii="Arial" w:eastAsia="Times New Roman" w:hAnsi="Arial" w:cs="Arial"/>
          <w:kern w:val="0"/>
          <w:lang w:eastAsia="en-IN"/>
          <w14:ligatures w14:val="none"/>
        </w:rPr>
        <w:t>We use asynchronous programming when we have a blocking operation in the program and we want to continue with the execution of the program without waiting for the result.</w:t>
      </w:r>
      <w:r w:rsidRPr="00C1620D">
        <w:rPr>
          <w:rFonts w:ascii="Arial" w:eastAsia="Times New Roman" w:hAnsi="Arial" w:cs="Arial"/>
          <w:color w:val="000000"/>
          <w:kern w:val="0"/>
          <w:bdr w:val="none" w:sz="0" w:space="0" w:color="auto" w:frame="1"/>
          <w:lang w:eastAsia="en-IN"/>
          <w14:ligatures w14:val="none"/>
        </w:rPr>
        <w:t> This allows us to implement tasks that can run at the same time.</w:t>
      </w:r>
    </w:p>
    <w:p w14:paraId="3C0D35BC" w14:textId="0F11C3E9" w:rsidR="00C1620D" w:rsidRPr="00C1620D" w:rsidRDefault="00C1620D" w:rsidP="00F64213">
      <w:pPr>
        <w:rPr>
          <w:rFonts w:eastAsia="Times New Roman"/>
          <w:color w:val="000000"/>
          <w:kern w:val="0"/>
          <w:bdr w:val="none" w:sz="0" w:space="0" w:color="auto" w:frame="1"/>
          <w:lang w:eastAsia="en-IN"/>
          <w14:ligatures w14:val="none"/>
        </w:rPr>
      </w:pPr>
      <w:r w:rsidRPr="00C1620D">
        <w:rPr>
          <w:rFonts w:ascii="Arial" w:eastAsia="Times New Roman" w:hAnsi="Arial" w:cs="Arial"/>
          <w:kern w:val="0"/>
          <w:lang w:eastAsia="en-IN"/>
          <w14:ligatures w14:val="none"/>
        </w:rPr>
        <w:t>We mainly use multithreading when we want to maximize the multi-core processors to have multiple workers working independently.</w:t>
      </w:r>
    </w:p>
    <w:p w14:paraId="5D60C64D" w14:textId="5D1D3B15" w:rsidR="00F64213" w:rsidRPr="00F64213" w:rsidRDefault="00F64213" w:rsidP="00F64213">
      <w:pPr>
        <w:rPr>
          <w:rFonts w:ascii="Arial" w:hAnsi="Arial" w:cs="Arial"/>
          <w:b/>
          <w:color w:val="0000FF"/>
        </w:rPr>
      </w:pPr>
      <w:r w:rsidRPr="00F64213">
        <w:rPr>
          <w:rStyle w:val="Strong"/>
          <w:rFonts w:ascii="Arial" w:hAnsi="Arial" w:cs="Arial"/>
          <w:bCs w:val="0"/>
          <w:color w:val="0000FF"/>
        </w:rPr>
        <w:t>Parallel Programming in C#</w:t>
      </w:r>
    </w:p>
    <w:p w14:paraId="7A39B94E" w14:textId="682E47F7" w:rsidR="007C4D1C" w:rsidRPr="007C4D1C" w:rsidRDefault="007C4D1C" w:rsidP="007C4D1C">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7C4D1C">
        <w:rPr>
          <w:rFonts w:ascii="Arial" w:hAnsi="Arial" w:cs="Arial"/>
          <w:color w:val="000000"/>
          <w:sz w:val="22"/>
          <w:szCs w:val="22"/>
          <w:bdr w:val="none" w:sz="0" w:space="0" w:color="auto" w:frame="1"/>
        </w:rPr>
        <w:t>Parallel Programming in C# helps us divide a task into different parts and work those parts simultaneously. An example might be that we have a set of credit cards and we want to process them simultaneously</w:t>
      </w:r>
      <w:r>
        <w:rPr>
          <w:rFonts w:ascii="Arial" w:hAnsi="Arial" w:cs="Arial"/>
          <w:color w:val="000000"/>
          <w:sz w:val="22"/>
          <w:szCs w:val="22"/>
          <w:bdr w:val="none" w:sz="0" w:space="0" w:color="auto" w:frame="1"/>
        </w:rPr>
        <w:t xml:space="preserve">, </w:t>
      </w:r>
      <w:r w:rsidRPr="007C4D1C">
        <w:rPr>
          <w:rFonts w:ascii="Arial" w:hAnsi="Arial" w:cs="Arial"/>
          <w:color w:val="000000"/>
          <w:sz w:val="22"/>
          <w:szCs w:val="22"/>
          <w:bdr w:val="none" w:sz="0" w:space="0" w:color="auto" w:frame="1"/>
        </w:rPr>
        <w:t>we can do this by taking the advantage of parallelism.</w:t>
      </w:r>
    </w:p>
    <w:p w14:paraId="70C18DAA" w14:textId="77777777" w:rsidR="007C4D1C" w:rsidRDefault="007C4D1C" w:rsidP="007C4D1C">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08F8D70B" w14:textId="752B0497" w:rsidR="00F64213" w:rsidRPr="00F64213" w:rsidRDefault="00F64213" w:rsidP="00F6421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F64213">
        <w:rPr>
          <w:rFonts w:ascii="Arial" w:hAnsi="Arial" w:cs="Arial"/>
          <w:color w:val="000000"/>
          <w:sz w:val="22"/>
          <w:szCs w:val="22"/>
          <w:bdr w:val="none" w:sz="0" w:space="0" w:color="auto" w:frame="1"/>
        </w:rPr>
        <w:t>For a better understanding, please have a look at the below diagram. As you can see, the same task will be executed by multiple processes, multiple cores where each process has multiple threads to execute the application code.</w:t>
      </w:r>
    </w:p>
    <w:p w14:paraId="39A180CE" w14:textId="77777777" w:rsidR="00F33C85" w:rsidRDefault="00F33C85" w:rsidP="00B40EE5">
      <w:pPr>
        <w:rPr>
          <w:rStyle w:val="Strong"/>
          <w:bCs w:val="0"/>
          <w:color w:val="0000FF"/>
          <w:sz w:val="16"/>
          <w:szCs w:val="16"/>
        </w:rPr>
      </w:pPr>
    </w:p>
    <w:p w14:paraId="0308AD96" w14:textId="06F9D65E" w:rsidR="00DA6F1C" w:rsidRDefault="00DA6F1C" w:rsidP="00B40EE5">
      <w:pPr>
        <w:rPr>
          <w:rStyle w:val="Strong"/>
          <w:bCs w:val="0"/>
          <w:color w:val="0000FF"/>
          <w:sz w:val="16"/>
          <w:szCs w:val="16"/>
        </w:rPr>
      </w:pPr>
      <w:r w:rsidRPr="00DA6F1C">
        <w:rPr>
          <w:rStyle w:val="Strong"/>
          <w:bCs w:val="0"/>
          <w:noProof/>
          <w:color w:val="0000FF"/>
          <w:sz w:val="16"/>
          <w:szCs w:val="16"/>
        </w:rPr>
        <w:lastRenderedPageBreak/>
        <w:drawing>
          <wp:inline distT="0" distB="0" distL="0" distR="0" wp14:anchorId="77B03052" wp14:editId="0DBAEE79">
            <wp:extent cx="2390793" cy="1187450"/>
            <wp:effectExtent l="0" t="0" r="9525" b="0"/>
            <wp:docPr id="7666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9106" name=""/>
                    <pic:cNvPicPr/>
                  </pic:nvPicPr>
                  <pic:blipFill>
                    <a:blip r:embed="rId38"/>
                    <a:stretch>
                      <a:fillRect/>
                    </a:stretch>
                  </pic:blipFill>
                  <pic:spPr>
                    <a:xfrm>
                      <a:off x="0" y="0"/>
                      <a:ext cx="2399973" cy="1192010"/>
                    </a:xfrm>
                    <a:prstGeom prst="rect">
                      <a:avLst/>
                    </a:prstGeom>
                  </pic:spPr>
                </pic:pic>
              </a:graphicData>
            </a:graphic>
          </wp:inline>
        </w:drawing>
      </w:r>
    </w:p>
    <w:p w14:paraId="716591E2" w14:textId="143ACF68" w:rsidR="00A722A2" w:rsidRDefault="00A722A2" w:rsidP="00B40EE5">
      <w:pPr>
        <w:rPr>
          <w:rFonts w:ascii="Arial" w:hAnsi="Arial" w:cs="Arial"/>
          <w:color w:val="000000"/>
          <w:sz w:val="23"/>
          <w:szCs w:val="23"/>
          <w:shd w:val="clear" w:color="auto" w:fill="FFFFFF"/>
        </w:rPr>
      </w:pPr>
      <w:r w:rsidRPr="00A722A2">
        <w:rPr>
          <w:rFonts w:ascii="Arial" w:hAnsi="Arial" w:cs="Arial"/>
          <w:noProof/>
          <w:color w:val="000000"/>
          <w:sz w:val="23"/>
          <w:szCs w:val="23"/>
          <w:shd w:val="clear" w:color="auto" w:fill="FFFFFF"/>
        </w:rPr>
        <w:drawing>
          <wp:inline distT="0" distB="0" distL="0" distR="0" wp14:anchorId="2F338194" wp14:editId="45DEB5DE">
            <wp:extent cx="5210070" cy="1099621"/>
            <wp:effectExtent l="0" t="0" r="0" b="5715"/>
            <wp:docPr id="98595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52746" name=""/>
                    <pic:cNvPicPr/>
                  </pic:nvPicPr>
                  <pic:blipFill>
                    <a:blip r:embed="rId39"/>
                    <a:stretch>
                      <a:fillRect/>
                    </a:stretch>
                  </pic:blipFill>
                  <pic:spPr>
                    <a:xfrm>
                      <a:off x="0" y="0"/>
                      <a:ext cx="5229611" cy="1103745"/>
                    </a:xfrm>
                    <a:prstGeom prst="rect">
                      <a:avLst/>
                    </a:prstGeom>
                  </pic:spPr>
                </pic:pic>
              </a:graphicData>
            </a:graphic>
          </wp:inline>
        </w:drawing>
      </w:r>
    </w:p>
    <w:p w14:paraId="64E3103E" w14:textId="609A8801" w:rsidR="00CF15BA" w:rsidRDefault="00CF15BA" w:rsidP="00B40EE5">
      <w:pPr>
        <w:rPr>
          <w:rFonts w:ascii="Arial" w:hAnsi="Arial" w:cs="Arial"/>
          <w:color w:val="000000"/>
          <w:sz w:val="23"/>
          <w:szCs w:val="23"/>
          <w:shd w:val="clear" w:color="auto" w:fill="FFFFFF"/>
        </w:rPr>
      </w:pPr>
      <w:r>
        <w:rPr>
          <w:rFonts w:ascii="Arial" w:hAnsi="Arial" w:cs="Arial"/>
          <w:color w:val="000000"/>
          <w:sz w:val="23"/>
          <w:szCs w:val="23"/>
          <w:shd w:val="clear" w:color="auto" w:fill="FFFFFF"/>
        </w:rPr>
        <w:t>In C#, we mainly use two tools to work with parallelism. They are as follows:</w:t>
      </w:r>
    </w:p>
    <w:p w14:paraId="79089C6D" w14:textId="77777777" w:rsidR="00CF15BA" w:rsidRPr="005202C7" w:rsidRDefault="00CF15BA" w:rsidP="00CF15BA">
      <w:pPr>
        <w:pStyle w:val="NoSpacing"/>
        <w:numPr>
          <w:ilvl w:val="0"/>
          <w:numId w:val="20"/>
        </w:numPr>
        <w:rPr>
          <w:rFonts w:ascii="Arial" w:hAnsi="Arial" w:cs="Arial"/>
          <w:color w:val="3A3A3A"/>
          <w:sz w:val="20"/>
          <w:szCs w:val="20"/>
          <w:lang w:eastAsia="en-IN"/>
        </w:rPr>
      </w:pPr>
      <w:r w:rsidRPr="005202C7">
        <w:rPr>
          <w:rFonts w:ascii="Arial" w:hAnsi="Arial" w:cs="Arial"/>
          <w:sz w:val="20"/>
          <w:szCs w:val="20"/>
          <w:bdr w:val="none" w:sz="0" w:space="0" w:color="auto" w:frame="1"/>
          <w:lang w:eastAsia="en-IN"/>
        </w:rPr>
        <w:t>The Task Parallel Library (TPL)</w:t>
      </w:r>
    </w:p>
    <w:p w14:paraId="5A660D30" w14:textId="65FCB697" w:rsidR="00CF15BA" w:rsidRPr="001D37E8" w:rsidRDefault="00CF15BA" w:rsidP="00CF15BA">
      <w:pPr>
        <w:pStyle w:val="NoSpacing"/>
        <w:numPr>
          <w:ilvl w:val="0"/>
          <w:numId w:val="20"/>
        </w:numPr>
        <w:rPr>
          <w:rFonts w:ascii="Arial" w:hAnsi="Arial" w:cs="Arial"/>
          <w:color w:val="3A3A3A"/>
          <w:sz w:val="20"/>
          <w:szCs w:val="20"/>
          <w:lang w:eastAsia="en-IN"/>
        </w:rPr>
      </w:pPr>
      <w:r w:rsidRPr="005202C7">
        <w:rPr>
          <w:rFonts w:ascii="Arial" w:hAnsi="Arial" w:cs="Arial"/>
          <w:sz w:val="20"/>
          <w:szCs w:val="20"/>
          <w:bdr w:val="none" w:sz="0" w:space="0" w:color="auto" w:frame="1"/>
          <w:lang w:eastAsia="en-IN"/>
        </w:rPr>
        <w:t>Parallel LINQ (PLINQ</w:t>
      </w:r>
      <w:r w:rsidR="00DA35B9">
        <w:rPr>
          <w:rFonts w:ascii="Arial" w:hAnsi="Arial" w:cs="Arial"/>
          <w:sz w:val="20"/>
          <w:szCs w:val="20"/>
          <w:bdr w:val="none" w:sz="0" w:space="0" w:color="auto" w:frame="1"/>
          <w:lang w:eastAsia="en-IN"/>
        </w:rPr>
        <w:t>)</w:t>
      </w:r>
    </w:p>
    <w:p w14:paraId="2D0C1E06" w14:textId="77777777" w:rsidR="00DA35B9" w:rsidRDefault="00DA35B9" w:rsidP="00DA35B9">
      <w:pPr>
        <w:pStyle w:val="NoSpacing"/>
        <w:rPr>
          <w:rFonts w:ascii="Arial" w:hAnsi="Arial" w:cs="Arial"/>
          <w:sz w:val="20"/>
          <w:szCs w:val="20"/>
          <w:bdr w:val="none" w:sz="0" w:space="0" w:color="auto" w:frame="1"/>
          <w:lang w:eastAsia="en-IN"/>
        </w:rPr>
      </w:pPr>
    </w:p>
    <w:p w14:paraId="74A66CAA"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2FA39B83"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System.Threading.Tasks</w:t>
      </w:r>
      <w:proofErr w:type="spellEnd"/>
      <w:r>
        <w:rPr>
          <w:rFonts w:ascii="Cascadia Mono" w:hAnsi="Cascadia Mono" w:cs="Cascadia Mono"/>
          <w:color w:val="000000"/>
          <w:kern w:val="0"/>
          <w:sz w:val="19"/>
          <w:szCs w:val="19"/>
        </w:rPr>
        <w:t>;</w:t>
      </w:r>
    </w:p>
    <w:p w14:paraId="2C05C111" w14:textId="77777777" w:rsidR="00175CBC" w:rsidRDefault="00175CBC" w:rsidP="00546390">
      <w:pPr>
        <w:autoSpaceDE w:val="0"/>
        <w:autoSpaceDN w:val="0"/>
        <w:adjustRightInd w:val="0"/>
        <w:spacing w:after="0" w:line="240" w:lineRule="auto"/>
        <w:rPr>
          <w:rFonts w:ascii="Cascadia Mono" w:hAnsi="Cascadia Mono" w:cs="Cascadia Mono"/>
          <w:color w:val="000000"/>
          <w:kern w:val="0"/>
          <w:sz w:val="19"/>
          <w:szCs w:val="19"/>
        </w:rPr>
      </w:pPr>
    </w:p>
    <w:p w14:paraId="3291BDD8"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ParallelProgrammingDemo</w:t>
      </w:r>
      <w:proofErr w:type="spellEnd"/>
    </w:p>
    <w:p w14:paraId="1C2CC55D"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9C359B"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0FC17DB0"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FF7E84"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40A53C8F"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11130B"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 Parallel For Loop"</w:t>
      </w:r>
      <w:r>
        <w:rPr>
          <w:rFonts w:ascii="Cascadia Mono" w:hAnsi="Cascadia Mono" w:cs="Cascadia Mono"/>
          <w:color w:val="000000"/>
          <w:kern w:val="0"/>
          <w:sz w:val="19"/>
          <w:szCs w:val="19"/>
        </w:rPr>
        <w:t>);</w:t>
      </w:r>
    </w:p>
    <w:p w14:paraId="10143F5A"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//It will start from 1 until 10</w:t>
      </w:r>
    </w:p>
    <w:p w14:paraId="73CF1591"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Parallel.For</w:t>
      </w:r>
      <w:proofErr w:type="spellEnd"/>
      <w:r>
        <w:rPr>
          <w:rFonts w:ascii="Cascadia Mono" w:hAnsi="Cascadia Mono" w:cs="Cascadia Mono"/>
          <w:color w:val="000000"/>
          <w:kern w:val="0"/>
          <w:sz w:val="19"/>
          <w:szCs w:val="19"/>
        </w:rPr>
        <w:t>(1, 11, number =&gt; {</w:t>
      </w:r>
    </w:p>
    <w:p w14:paraId="6A7B4C84"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(number);</w:t>
      </w:r>
    </w:p>
    <w:p w14:paraId="17335313"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06C1B1"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49416935"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E0226"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1D13AE" w14:textId="6E88CDC1" w:rsidR="004B721E" w:rsidRDefault="00546390" w:rsidP="00546390">
      <w:pPr>
        <w:rPr>
          <w:rStyle w:val="Strong"/>
          <w:bCs w:val="0"/>
          <w:color w:val="0000FF"/>
          <w:sz w:val="16"/>
          <w:szCs w:val="16"/>
        </w:rPr>
      </w:pPr>
      <w:r>
        <w:rPr>
          <w:rFonts w:ascii="Cascadia Mono" w:hAnsi="Cascadia Mono" w:cs="Cascadia Mono"/>
          <w:color w:val="000000"/>
          <w:kern w:val="0"/>
          <w:sz w:val="19"/>
          <w:szCs w:val="19"/>
        </w:rPr>
        <w:t>}</w:t>
      </w:r>
    </w:p>
    <w:p w14:paraId="61973032" w14:textId="6C857D19" w:rsidR="003413F2" w:rsidRDefault="003413F2" w:rsidP="00546390">
      <w:pPr>
        <w:rPr>
          <w:rStyle w:val="Strong"/>
          <w:bCs w:val="0"/>
          <w:color w:val="0000FF"/>
          <w:sz w:val="16"/>
          <w:szCs w:val="16"/>
        </w:rPr>
      </w:pPr>
      <w:r w:rsidRPr="003413F2">
        <w:rPr>
          <w:rStyle w:val="Strong"/>
          <w:bCs w:val="0"/>
          <w:noProof/>
          <w:color w:val="0000FF"/>
          <w:sz w:val="16"/>
          <w:szCs w:val="16"/>
        </w:rPr>
        <w:drawing>
          <wp:inline distT="0" distB="0" distL="0" distR="0" wp14:anchorId="462D865B" wp14:editId="76E555CF">
            <wp:extent cx="1090174" cy="1271116"/>
            <wp:effectExtent l="0" t="0" r="0" b="5715"/>
            <wp:docPr id="141487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73081" name=""/>
                    <pic:cNvPicPr/>
                  </pic:nvPicPr>
                  <pic:blipFill rotWithShape="1">
                    <a:blip r:embed="rId40"/>
                    <a:srcRect t="12345"/>
                    <a:stretch/>
                  </pic:blipFill>
                  <pic:spPr bwMode="auto">
                    <a:xfrm>
                      <a:off x="0" y="0"/>
                      <a:ext cx="1096657" cy="1278675"/>
                    </a:xfrm>
                    <a:prstGeom prst="rect">
                      <a:avLst/>
                    </a:prstGeom>
                    <a:ln>
                      <a:noFill/>
                    </a:ln>
                    <a:extLst>
                      <a:ext uri="{53640926-AAD7-44D8-BBD7-CCE9431645EC}">
                        <a14:shadowObscured xmlns:a14="http://schemas.microsoft.com/office/drawing/2010/main"/>
                      </a:ext>
                    </a:extLst>
                  </pic:spPr>
                </pic:pic>
              </a:graphicData>
            </a:graphic>
          </wp:inline>
        </w:drawing>
      </w:r>
    </w:p>
    <w:p w14:paraId="50E4E113" w14:textId="2E7AF0C3" w:rsidR="00373341" w:rsidRDefault="00373341" w:rsidP="00546390">
      <w:pPr>
        <w:rPr>
          <w:rStyle w:val="Strong"/>
          <w:rFonts w:ascii="Arial" w:hAnsi="Arial" w:cs="Arial"/>
          <w:bCs w:val="0"/>
          <w:color w:val="0000FF"/>
        </w:rPr>
      </w:pPr>
      <w:r w:rsidRPr="00373341">
        <w:rPr>
          <w:rStyle w:val="Strong"/>
          <w:rFonts w:ascii="Arial" w:hAnsi="Arial" w:cs="Arial"/>
          <w:bCs w:val="0"/>
          <w:color w:val="0000FF"/>
        </w:rPr>
        <w:t xml:space="preserve">Parallel Invoke in </w:t>
      </w:r>
      <w:proofErr w:type="spellStart"/>
      <w:r w:rsidRPr="00373341">
        <w:rPr>
          <w:rStyle w:val="Strong"/>
          <w:rFonts w:ascii="Arial" w:hAnsi="Arial" w:cs="Arial"/>
          <w:bCs w:val="0"/>
          <w:color w:val="0000FF"/>
        </w:rPr>
        <w:t>c#</w:t>
      </w:r>
      <w:proofErr w:type="spellEnd"/>
    </w:p>
    <w:p w14:paraId="172B2320" w14:textId="3919E3BC" w:rsidR="001C45DD" w:rsidRPr="001C45DD" w:rsidRDefault="001C45DD" w:rsidP="00546390">
      <w:pPr>
        <w:rPr>
          <w:b/>
          <w:color w:val="000000"/>
          <w:sz w:val="23"/>
          <w:szCs w:val="23"/>
          <w:shd w:val="clear" w:color="auto" w:fill="FFFFFF"/>
        </w:rPr>
      </w:pPr>
      <w:r w:rsidRPr="001C45DD">
        <w:rPr>
          <w:rFonts w:ascii="Arial" w:hAnsi="Arial" w:cs="Arial"/>
          <w:color w:val="000000"/>
          <w:sz w:val="23"/>
          <w:szCs w:val="23"/>
          <w:shd w:val="clear" w:color="auto" w:fill="FFFFFF"/>
        </w:rPr>
        <w:t>The Parallel Invoke method in C# is used to launch multiple tasks that are going to be executed in parallel.</w:t>
      </w:r>
    </w:p>
    <w:p w14:paraId="7229F09F"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FF"/>
          <w:kern w:val="0"/>
          <w:sz w:val="16"/>
          <w:szCs w:val="16"/>
        </w:rPr>
        <w:t>using</w:t>
      </w:r>
      <w:r w:rsidRPr="00373341">
        <w:rPr>
          <w:rFonts w:ascii="Cascadia Mono" w:hAnsi="Cascadia Mono" w:cs="Cascadia Mono"/>
          <w:color w:val="000000"/>
          <w:kern w:val="0"/>
          <w:sz w:val="16"/>
          <w:szCs w:val="16"/>
        </w:rPr>
        <w:t xml:space="preserve"> System;</w:t>
      </w:r>
    </w:p>
    <w:p w14:paraId="4E00EB76"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FF"/>
          <w:kern w:val="0"/>
          <w:sz w:val="16"/>
          <w:szCs w:val="16"/>
        </w:rPr>
        <w:t>using</w:t>
      </w:r>
      <w:r w:rsidRPr="00373341">
        <w:rPr>
          <w:rFonts w:ascii="Cascadia Mono" w:hAnsi="Cascadia Mono" w:cs="Cascadia Mono"/>
          <w:color w:val="000000"/>
          <w:kern w:val="0"/>
          <w:sz w:val="16"/>
          <w:szCs w:val="16"/>
        </w:rPr>
        <w:t xml:space="preserve"> </w:t>
      </w:r>
      <w:proofErr w:type="spellStart"/>
      <w:r w:rsidRPr="00373341">
        <w:rPr>
          <w:rFonts w:ascii="Cascadia Mono" w:hAnsi="Cascadia Mono" w:cs="Cascadia Mono"/>
          <w:color w:val="000000"/>
          <w:kern w:val="0"/>
          <w:sz w:val="16"/>
          <w:szCs w:val="16"/>
        </w:rPr>
        <w:t>System.Diagnostics</w:t>
      </w:r>
      <w:proofErr w:type="spellEnd"/>
      <w:r w:rsidRPr="00373341">
        <w:rPr>
          <w:rFonts w:ascii="Cascadia Mono" w:hAnsi="Cascadia Mono" w:cs="Cascadia Mono"/>
          <w:color w:val="000000"/>
          <w:kern w:val="0"/>
          <w:sz w:val="16"/>
          <w:szCs w:val="16"/>
        </w:rPr>
        <w:t>;</w:t>
      </w:r>
    </w:p>
    <w:p w14:paraId="1455F6B2"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FF"/>
          <w:kern w:val="0"/>
          <w:sz w:val="16"/>
          <w:szCs w:val="16"/>
        </w:rPr>
        <w:t>using</w:t>
      </w:r>
      <w:r w:rsidRPr="00373341">
        <w:rPr>
          <w:rFonts w:ascii="Cascadia Mono" w:hAnsi="Cascadia Mono" w:cs="Cascadia Mono"/>
          <w:color w:val="000000"/>
          <w:kern w:val="0"/>
          <w:sz w:val="16"/>
          <w:szCs w:val="16"/>
        </w:rPr>
        <w:t xml:space="preserve"> </w:t>
      </w:r>
      <w:proofErr w:type="spellStart"/>
      <w:r w:rsidRPr="00373341">
        <w:rPr>
          <w:rFonts w:ascii="Cascadia Mono" w:hAnsi="Cascadia Mono" w:cs="Cascadia Mono"/>
          <w:color w:val="000000"/>
          <w:kern w:val="0"/>
          <w:sz w:val="16"/>
          <w:szCs w:val="16"/>
        </w:rPr>
        <w:t>System.Threading</w:t>
      </w:r>
      <w:proofErr w:type="spellEnd"/>
      <w:r w:rsidRPr="00373341">
        <w:rPr>
          <w:rFonts w:ascii="Cascadia Mono" w:hAnsi="Cascadia Mono" w:cs="Cascadia Mono"/>
          <w:color w:val="000000"/>
          <w:kern w:val="0"/>
          <w:sz w:val="16"/>
          <w:szCs w:val="16"/>
        </w:rPr>
        <w:t>;</w:t>
      </w:r>
    </w:p>
    <w:p w14:paraId="40E5C290"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FF"/>
          <w:kern w:val="0"/>
          <w:sz w:val="16"/>
          <w:szCs w:val="16"/>
        </w:rPr>
        <w:t>using</w:t>
      </w:r>
      <w:r w:rsidRPr="00373341">
        <w:rPr>
          <w:rFonts w:ascii="Cascadia Mono" w:hAnsi="Cascadia Mono" w:cs="Cascadia Mono"/>
          <w:color w:val="000000"/>
          <w:kern w:val="0"/>
          <w:sz w:val="16"/>
          <w:szCs w:val="16"/>
        </w:rPr>
        <w:t xml:space="preserve"> </w:t>
      </w:r>
      <w:proofErr w:type="spellStart"/>
      <w:r w:rsidRPr="00373341">
        <w:rPr>
          <w:rFonts w:ascii="Cascadia Mono" w:hAnsi="Cascadia Mono" w:cs="Cascadia Mono"/>
          <w:color w:val="000000"/>
          <w:kern w:val="0"/>
          <w:sz w:val="16"/>
          <w:szCs w:val="16"/>
        </w:rPr>
        <w:t>System.Threading.Tasks</w:t>
      </w:r>
      <w:proofErr w:type="spellEnd"/>
      <w:r w:rsidRPr="00373341">
        <w:rPr>
          <w:rFonts w:ascii="Cascadia Mono" w:hAnsi="Cascadia Mono" w:cs="Cascadia Mono"/>
          <w:color w:val="000000"/>
          <w:kern w:val="0"/>
          <w:sz w:val="16"/>
          <w:szCs w:val="16"/>
        </w:rPr>
        <w:t>;</w:t>
      </w:r>
    </w:p>
    <w:p w14:paraId="4965D51F"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FF"/>
          <w:kern w:val="0"/>
          <w:sz w:val="16"/>
          <w:szCs w:val="16"/>
        </w:rPr>
        <w:t>namespace</w:t>
      </w:r>
      <w:r w:rsidRPr="00373341">
        <w:rPr>
          <w:rFonts w:ascii="Cascadia Mono" w:hAnsi="Cascadia Mono" w:cs="Cascadia Mono"/>
          <w:color w:val="000000"/>
          <w:kern w:val="0"/>
          <w:sz w:val="16"/>
          <w:szCs w:val="16"/>
        </w:rPr>
        <w:t xml:space="preserve"> </w:t>
      </w:r>
      <w:proofErr w:type="spellStart"/>
      <w:r w:rsidRPr="00373341">
        <w:rPr>
          <w:rFonts w:ascii="Cascadia Mono" w:hAnsi="Cascadia Mono" w:cs="Cascadia Mono"/>
          <w:color w:val="000000"/>
          <w:kern w:val="0"/>
          <w:sz w:val="16"/>
          <w:szCs w:val="16"/>
        </w:rPr>
        <w:t>ParallelProgrammingDemo</w:t>
      </w:r>
      <w:proofErr w:type="spellEnd"/>
    </w:p>
    <w:p w14:paraId="62ADD2B0"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w:t>
      </w:r>
    </w:p>
    <w:p w14:paraId="41788E44"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r w:rsidRPr="00373341">
        <w:rPr>
          <w:rFonts w:ascii="Cascadia Mono" w:hAnsi="Cascadia Mono" w:cs="Cascadia Mono"/>
          <w:color w:val="0000FF"/>
          <w:kern w:val="0"/>
          <w:sz w:val="16"/>
          <w:szCs w:val="16"/>
        </w:rPr>
        <w:t>public</w:t>
      </w:r>
      <w:r w:rsidRPr="00373341">
        <w:rPr>
          <w:rFonts w:ascii="Cascadia Mono" w:hAnsi="Cascadia Mono" w:cs="Cascadia Mono"/>
          <w:color w:val="000000"/>
          <w:kern w:val="0"/>
          <w:sz w:val="16"/>
          <w:szCs w:val="16"/>
        </w:rPr>
        <w:t xml:space="preserve"> </w:t>
      </w:r>
      <w:r w:rsidRPr="00373341">
        <w:rPr>
          <w:rFonts w:ascii="Cascadia Mono" w:hAnsi="Cascadia Mono" w:cs="Cascadia Mono"/>
          <w:color w:val="0000FF"/>
          <w:kern w:val="0"/>
          <w:sz w:val="16"/>
          <w:szCs w:val="16"/>
        </w:rPr>
        <w:t>class</w:t>
      </w:r>
      <w:r w:rsidRPr="00373341">
        <w:rPr>
          <w:rFonts w:ascii="Cascadia Mono" w:hAnsi="Cascadia Mono" w:cs="Cascadia Mono"/>
          <w:color w:val="000000"/>
          <w:kern w:val="0"/>
          <w:sz w:val="16"/>
          <w:szCs w:val="16"/>
        </w:rPr>
        <w:t xml:space="preserve"> </w:t>
      </w:r>
      <w:r w:rsidRPr="00373341">
        <w:rPr>
          <w:rFonts w:ascii="Cascadia Mono" w:hAnsi="Cascadia Mono" w:cs="Cascadia Mono"/>
          <w:color w:val="2B91AF"/>
          <w:kern w:val="0"/>
          <w:sz w:val="16"/>
          <w:szCs w:val="16"/>
        </w:rPr>
        <w:t>Program</w:t>
      </w:r>
    </w:p>
    <w:p w14:paraId="48F6A8DC"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lastRenderedPageBreak/>
        <w:t xml:space="preserve">    {</w:t>
      </w:r>
    </w:p>
    <w:p w14:paraId="39B8D7D0"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r w:rsidRPr="00373341">
        <w:rPr>
          <w:rFonts w:ascii="Cascadia Mono" w:hAnsi="Cascadia Mono" w:cs="Cascadia Mono"/>
          <w:color w:val="0000FF"/>
          <w:kern w:val="0"/>
          <w:sz w:val="16"/>
          <w:szCs w:val="16"/>
        </w:rPr>
        <w:t>static</w:t>
      </w:r>
      <w:r w:rsidRPr="00373341">
        <w:rPr>
          <w:rFonts w:ascii="Cascadia Mono" w:hAnsi="Cascadia Mono" w:cs="Cascadia Mono"/>
          <w:color w:val="000000"/>
          <w:kern w:val="0"/>
          <w:sz w:val="16"/>
          <w:szCs w:val="16"/>
        </w:rPr>
        <w:t xml:space="preserve"> </w:t>
      </w:r>
      <w:r w:rsidRPr="00373341">
        <w:rPr>
          <w:rFonts w:ascii="Cascadia Mono" w:hAnsi="Cascadia Mono" w:cs="Cascadia Mono"/>
          <w:color w:val="0000FF"/>
          <w:kern w:val="0"/>
          <w:sz w:val="16"/>
          <w:szCs w:val="16"/>
        </w:rPr>
        <w:t>void</w:t>
      </w:r>
      <w:r w:rsidRPr="00373341">
        <w:rPr>
          <w:rFonts w:ascii="Cascadia Mono" w:hAnsi="Cascadia Mono" w:cs="Cascadia Mono"/>
          <w:color w:val="000000"/>
          <w:kern w:val="0"/>
          <w:sz w:val="16"/>
          <w:szCs w:val="16"/>
        </w:rPr>
        <w:t xml:space="preserve"> Main()</w:t>
      </w:r>
    </w:p>
    <w:p w14:paraId="033C22E1"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
    <w:p w14:paraId="3512BCD3"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Stopwatch </w:t>
      </w:r>
      <w:proofErr w:type="spellStart"/>
      <w:r w:rsidRPr="00373341">
        <w:rPr>
          <w:rFonts w:ascii="Cascadia Mono" w:hAnsi="Cascadia Mono" w:cs="Cascadia Mono"/>
          <w:color w:val="000000"/>
          <w:kern w:val="0"/>
          <w:sz w:val="16"/>
          <w:szCs w:val="16"/>
        </w:rPr>
        <w:t>stopWatch</w:t>
      </w:r>
      <w:proofErr w:type="spellEnd"/>
      <w:r w:rsidRPr="00373341">
        <w:rPr>
          <w:rFonts w:ascii="Cascadia Mono" w:hAnsi="Cascadia Mono" w:cs="Cascadia Mono"/>
          <w:color w:val="000000"/>
          <w:kern w:val="0"/>
          <w:sz w:val="16"/>
          <w:szCs w:val="16"/>
        </w:rPr>
        <w:t xml:space="preserve"> = </w:t>
      </w:r>
      <w:r w:rsidRPr="00373341">
        <w:rPr>
          <w:rFonts w:ascii="Cascadia Mono" w:hAnsi="Cascadia Mono" w:cs="Cascadia Mono"/>
          <w:color w:val="0000FF"/>
          <w:kern w:val="0"/>
          <w:sz w:val="16"/>
          <w:szCs w:val="16"/>
        </w:rPr>
        <w:t>new</w:t>
      </w:r>
      <w:r w:rsidRPr="00373341">
        <w:rPr>
          <w:rFonts w:ascii="Cascadia Mono" w:hAnsi="Cascadia Mono" w:cs="Cascadia Mono"/>
          <w:color w:val="000000"/>
          <w:kern w:val="0"/>
          <w:sz w:val="16"/>
          <w:szCs w:val="16"/>
        </w:rPr>
        <w:t xml:space="preserve"> Stopwatch();</w:t>
      </w:r>
    </w:p>
    <w:p w14:paraId="2AE2AF24"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p>
    <w:p w14:paraId="5565C34E"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roofErr w:type="spellStart"/>
      <w:r w:rsidRPr="00373341">
        <w:rPr>
          <w:rFonts w:ascii="Cascadia Mono" w:hAnsi="Cascadia Mono" w:cs="Cascadia Mono"/>
          <w:color w:val="000000"/>
          <w:kern w:val="0"/>
          <w:sz w:val="16"/>
          <w:szCs w:val="16"/>
        </w:rPr>
        <w:t>stopWatch.Start</w:t>
      </w:r>
      <w:proofErr w:type="spellEnd"/>
      <w:r w:rsidRPr="00373341">
        <w:rPr>
          <w:rFonts w:ascii="Cascadia Mono" w:hAnsi="Cascadia Mono" w:cs="Cascadia Mono"/>
          <w:color w:val="000000"/>
          <w:kern w:val="0"/>
          <w:sz w:val="16"/>
          <w:szCs w:val="16"/>
        </w:rPr>
        <w:t>();</w:t>
      </w:r>
    </w:p>
    <w:p w14:paraId="3C026F43"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r w:rsidRPr="00373341">
        <w:rPr>
          <w:rFonts w:ascii="Cascadia Mono" w:hAnsi="Cascadia Mono" w:cs="Cascadia Mono"/>
          <w:color w:val="008000"/>
          <w:kern w:val="0"/>
          <w:sz w:val="16"/>
          <w:szCs w:val="16"/>
        </w:rPr>
        <w:t>//Calling Three methods sequentially</w:t>
      </w:r>
    </w:p>
    <w:p w14:paraId="447334B5"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Method1();</w:t>
      </w:r>
    </w:p>
    <w:p w14:paraId="12B9D5A7"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Method2();</w:t>
      </w:r>
    </w:p>
    <w:p w14:paraId="7E462F98"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Method3();</w:t>
      </w:r>
    </w:p>
    <w:p w14:paraId="659CE8CE"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roofErr w:type="spellStart"/>
      <w:r w:rsidRPr="00373341">
        <w:rPr>
          <w:rFonts w:ascii="Cascadia Mono" w:hAnsi="Cascadia Mono" w:cs="Cascadia Mono"/>
          <w:color w:val="000000"/>
          <w:kern w:val="0"/>
          <w:sz w:val="16"/>
          <w:szCs w:val="16"/>
        </w:rPr>
        <w:t>stopWatch.Stop</w:t>
      </w:r>
      <w:proofErr w:type="spellEnd"/>
      <w:r w:rsidRPr="00373341">
        <w:rPr>
          <w:rFonts w:ascii="Cascadia Mono" w:hAnsi="Cascadia Mono" w:cs="Cascadia Mono"/>
          <w:color w:val="000000"/>
          <w:kern w:val="0"/>
          <w:sz w:val="16"/>
          <w:szCs w:val="16"/>
        </w:rPr>
        <w:t>();</w:t>
      </w:r>
    </w:p>
    <w:p w14:paraId="4F9C1A26"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p>
    <w:p w14:paraId="32A4128D"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roofErr w:type="spellStart"/>
      <w:r w:rsidRPr="00373341">
        <w:rPr>
          <w:rFonts w:ascii="Cascadia Mono" w:hAnsi="Cascadia Mono" w:cs="Cascadia Mono"/>
          <w:color w:val="000000"/>
          <w:kern w:val="0"/>
          <w:sz w:val="16"/>
          <w:szCs w:val="16"/>
        </w:rPr>
        <w:t>Console.WriteLine</w:t>
      </w:r>
      <w:proofErr w:type="spellEnd"/>
      <w:r w:rsidRPr="00373341">
        <w:rPr>
          <w:rFonts w:ascii="Cascadia Mono" w:hAnsi="Cascadia Mono" w:cs="Cascadia Mono"/>
          <w:color w:val="000000"/>
          <w:kern w:val="0"/>
          <w:sz w:val="16"/>
          <w:szCs w:val="16"/>
        </w:rPr>
        <w:t>(</w:t>
      </w:r>
      <w:r w:rsidRPr="00373341">
        <w:rPr>
          <w:rFonts w:ascii="Cascadia Mono" w:hAnsi="Cascadia Mono" w:cs="Cascadia Mono"/>
          <w:color w:val="A31515"/>
          <w:kern w:val="0"/>
          <w:sz w:val="16"/>
          <w:szCs w:val="16"/>
        </w:rPr>
        <w:t xml:space="preserve">$"Sequential Execution Took </w:t>
      </w:r>
      <w:r w:rsidRPr="00373341">
        <w:rPr>
          <w:rFonts w:ascii="Cascadia Mono" w:hAnsi="Cascadia Mono" w:cs="Cascadia Mono"/>
          <w:color w:val="000000"/>
          <w:kern w:val="0"/>
          <w:sz w:val="16"/>
          <w:szCs w:val="16"/>
        </w:rPr>
        <w:t>{</w:t>
      </w:r>
      <w:proofErr w:type="spellStart"/>
      <w:r w:rsidRPr="00373341">
        <w:rPr>
          <w:rFonts w:ascii="Cascadia Mono" w:hAnsi="Cascadia Mono" w:cs="Cascadia Mono"/>
          <w:color w:val="000000"/>
          <w:kern w:val="0"/>
          <w:sz w:val="16"/>
          <w:szCs w:val="16"/>
        </w:rPr>
        <w:t>stopWatch.ElapsedMilliseconds</w:t>
      </w:r>
      <w:proofErr w:type="spellEnd"/>
      <w:r w:rsidRPr="00373341">
        <w:rPr>
          <w:rFonts w:ascii="Cascadia Mono" w:hAnsi="Cascadia Mono" w:cs="Cascadia Mono"/>
          <w:color w:val="000000"/>
          <w:kern w:val="0"/>
          <w:sz w:val="16"/>
          <w:szCs w:val="16"/>
        </w:rPr>
        <w:t>}</w:t>
      </w:r>
      <w:r w:rsidRPr="00373341">
        <w:rPr>
          <w:rFonts w:ascii="Cascadia Mono" w:hAnsi="Cascadia Mono" w:cs="Cascadia Mono"/>
          <w:color w:val="A31515"/>
          <w:kern w:val="0"/>
          <w:sz w:val="16"/>
          <w:szCs w:val="16"/>
        </w:rPr>
        <w:t xml:space="preserve"> Milliseconds"</w:t>
      </w:r>
      <w:r w:rsidRPr="00373341">
        <w:rPr>
          <w:rFonts w:ascii="Cascadia Mono" w:hAnsi="Cascadia Mono" w:cs="Cascadia Mono"/>
          <w:color w:val="000000"/>
          <w:kern w:val="0"/>
          <w:sz w:val="16"/>
          <w:szCs w:val="16"/>
        </w:rPr>
        <w:t>);</w:t>
      </w:r>
    </w:p>
    <w:p w14:paraId="5B687088"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roofErr w:type="spellStart"/>
      <w:r w:rsidRPr="00373341">
        <w:rPr>
          <w:rFonts w:ascii="Cascadia Mono" w:hAnsi="Cascadia Mono" w:cs="Cascadia Mono"/>
          <w:color w:val="000000"/>
          <w:kern w:val="0"/>
          <w:sz w:val="16"/>
          <w:szCs w:val="16"/>
        </w:rPr>
        <w:t>Console.ReadKey</w:t>
      </w:r>
      <w:proofErr w:type="spellEnd"/>
      <w:r w:rsidRPr="00373341">
        <w:rPr>
          <w:rFonts w:ascii="Cascadia Mono" w:hAnsi="Cascadia Mono" w:cs="Cascadia Mono"/>
          <w:color w:val="000000"/>
          <w:kern w:val="0"/>
          <w:sz w:val="16"/>
          <w:szCs w:val="16"/>
        </w:rPr>
        <w:t>();</w:t>
      </w:r>
    </w:p>
    <w:p w14:paraId="50B1EBEB"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
    <w:p w14:paraId="54B48065"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r w:rsidRPr="00373341">
        <w:rPr>
          <w:rFonts w:ascii="Cascadia Mono" w:hAnsi="Cascadia Mono" w:cs="Cascadia Mono"/>
          <w:color w:val="0000FF"/>
          <w:kern w:val="0"/>
          <w:sz w:val="16"/>
          <w:szCs w:val="16"/>
        </w:rPr>
        <w:t>static</w:t>
      </w:r>
      <w:r w:rsidRPr="00373341">
        <w:rPr>
          <w:rFonts w:ascii="Cascadia Mono" w:hAnsi="Cascadia Mono" w:cs="Cascadia Mono"/>
          <w:color w:val="000000"/>
          <w:kern w:val="0"/>
          <w:sz w:val="16"/>
          <w:szCs w:val="16"/>
        </w:rPr>
        <w:t xml:space="preserve"> </w:t>
      </w:r>
      <w:r w:rsidRPr="00373341">
        <w:rPr>
          <w:rFonts w:ascii="Cascadia Mono" w:hAnsi="Cascadia Mono" w:cs="Cascadia Mono"/>
          <w:color w:val="0000FF"/>
          <w:kern w:val="0"/>
          <w:sz w:val="16"/>
          <w:szCs w:val="16"/>
        </w:rPr>
        <w:t>void</w:t>
      </w:r>
      <w:r w:rsidRPr="00373341">
        <w:rPr>
          <w:rFonts w:ascii="Cascadia Mono" w:hAnsi="Cascadia Mono" w:cs="Cascadia Mono"/>
          <w:color w:val="000000"/>
          <w:kern w:val="0"/>
          <w:sz w:val="16"/>
          <w:szCs w:val="16"/>
        </w:rPr>
        <w:t xml:space="preserve"> Method1()</w:t>
      </w:r>
    </w:p>
    <w:p w14:paraId="2BAE7D5B"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
    <w:p w14:paraId="600BDDA7"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roofErr w:type="spellStart"/>
      <w:r w:rsidRPr="00373341">
        <w:rPr>
          <w:rFonts w:ascii="Cascadia Mono" w:hAnsi="Cascadia Mono" w:cs="Cascadia Mono"/>
          <w:color w:val="000000"/>
          <w:kern w:val="0"/>
          <w:sz w:val="16"/>
          <w:szCs w:val="16"/>
        </w:rPr>
        <w:t>Thread.Sleep</w:t>
      </w:r>
      <w:proofErr w:type="spellEnd"/>
      <w:r w:rsidRPr="00373341">
        <w:rPr>
          <w:rFonts w:ascii="Cascadia Mono" w:hAnsi="Cascadia Mono" w:cs="Cascadia Mono"/>
          <w:color w:val="000000"/>
          <w:kern w:val="0"/>
          <w:sz w:val="16"/>
          <w:szCs w:val="16"/>
        </w:rPr>
        <w:t>(200);</w:t>
      </w:r>
    </w:p>
    <w:p w14:paraId="42434874"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roofErr w:type="spellStart"/>
      <w:r w:rsidRPr="00373341">
        <w:rPr>
          <w:rFonts w:ascii="Cascadia Mono" w:hAnsi="Cascadia Mono" w:cs="Cascadia Mono"/>
          <w:color w:val="000000"/>
          <w:kern w:val="0"/>
          <w:sz w:val="16"/>
          <w:szCs w:val="16"/>
        </w:rPr>
        <w:t>Console.WriteLine</w:t>
      </w:r>
      <w:proofErr w:type="spellEnd"/>
      <w:r w:rsidRPr="00373341">
        <w:rPr>
          <w:rFonts w:ascii="Cascadia Mono" w:hAnsi="Cascadia Mono" w:cs="Cascadia Mono"/>
          <w:color w:val="000000"/>
          <w:kern w:val="0"/>
          <w:sz w:val="16"/>
          <w:szCs w:val="16"/>
        </w:rPr>
        <w:t>(</w:t>
      </w:r>
      <w:r w:rsidRPr="00373341">
        <w:rPr>
          <w:rFonts w:ascii="Cascadia Mono" w:hAnsi="Cascadia Mono" w:cs="Cascadia Mono"/>
          <w:color w:val="A31515"/>
          <w:kern w:val="0"/>
          <w:sz w:val="16"/>
          <w:szCs w:val="16"/>
        </w:rPr>
        <w:t>$"Method 1 Completed by Thread=</w:t>
      </w:r>
      <w:r w:rsidRPr="00373341">
        <w:rPr>
          <w:rFonts w:ascii="Cascadia Mono" w:hAnsi="Cascadia Mono" w:cs="Cascadia Mono"/>
          <w:color w:val="000000"/>
          <w:kern w:val="0"/>
          <w:sz w:val="16"/>
          <w:szCs w:val="16"/>
        </w:rPr>
        <w:t>{</w:t>
      </w:r>
      <w:proofErr w:type="spellStart"/>
      <w:r w:rsidRPr="00373341">
        <w:rPr>
          <w:rFonts w:ascii="Cascadia Mono" w:hAnsi="Cascadia Mono" w:cs="Cascadia Mono"/>
          <w:color w:val="000000"/>
          <w:kern w:val="0"/>
          <w:sz w:val="16"/>
          <w:szCs w:val="16"/>
        </w:rPr>
        <w:t>Thread.CurrentThread.ManagedThreadId</w:t>
      </w:r>
      <w:proofErr w:type="spellEnd"/>
      <w:r w:rsidRPr="00373341">
        <w:rPr>
          <w:rFonts w:ascii="Cascadia Mono" w:hAnsi="Cascadia Mono" w:cs="Cascadia Mono"/>
          <w:color w:val="000000"/>
          <w:kern w:val="0"/>
          <w:sz w:val="16"/>
          <w:szCs w:val="16"/>
        </w:rPr>
        <w:t>}</w:t>
      </w:r>
      <w:r w:rsidRPr="00373341">
        <w:rPr>
          <w:rFonts w:ascii="Cascadia Mono" w:hAnsi="Cascadia Mono" w:cs="Cascadia Mono"/>
          <w:color w:val="A31515"/>
          <w:kern w:val="0"/>
          <w:sz w:val="16"/>
          <w:szCs w:val="16"/>
        </w:rPr>
        <w:t>"</w:t>
      </w:r>
      <w:r w:rsidRPr="00373341">
        <w:rPr>
          <w:rFonts w:ascii="Cascadia Mono" w:hAnsi="Cascadia Mono" w:cs="Cascadia Mono"/>
          <w:color w:val="000000"/>
          <w:kern w:val="0"/>
          <w:sz w:val="16"/>
          <w:szCs w:val="16"/>
        </w:rPr>
        <w:t>);</w:t>
      </w:r>
    </w:p>
    <w:p w14:paraId="2A3F5C7D"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
    <w:p w14:paraId="5BCBF2C9"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r w:rsidRPr="00373341">
        <w:rPr>
          <w:rFonts w:ascii="Cascadia Mono" w:hAnsi="Cascadia Mono" w:cs="Cascadia Mono"/>
          <w:color w:val="0000FF"/>
          <w:kern w:val="0"/>
          <w:sz w:val="16"/>
          <w:szCs w:val="16"/>
        </w:rPr>
        <w:t>static</w:t>
      </w:r>
      <w:r w:rsidRPr="00373341">
        <w:rPr>
          <w:rFonts w:ascii="Cascadia Mono" w:hAnsi="Cascadia Mono" w:cs="Cascadia Mono"/>
          <w:color w:val="000000"/>
          <w:kern w:val="0"/>
          <w:sz w:val="16"/>
          <w:szCs w:val="16"/>
        </w:rPr>
        <w:t xml:space="preserve"> </w:t>
      </w:r>
      <w:r w:rsidRPr="00373341">
        <w:rPr>
          <w:rFonts w:ascii="Cascadia Mono" w:hAnsi="Cascadia Mono" w:cs="Cascadia Mono"/>
          <w:color w:val="0000FF"/>
          <w:kern w:val="0"/>
          <w:sz w:val="16"/>
          <w:szCs w:val="16"/>
        </w:rPr>
        <w:t>void</w:t>
      </w:r>
      <w:r w:rsidRPr="00373341">
        <w:rPr>
          <w:rFonts w:ascii="Cascadia Mono" w:hAnsi="Cascadia Mono" w:cs="Cascadia Mono"/>
          <w:color w:val="000000"/>
          <w:kern w:val="0"/>
          <w:sz w:val="16"/>
          <w:szCs w:val="16"/>
        </w:rPr>
        <w:t xml:space="preserve"> Method2()</w:t>
      </w:r>
    </w:p>
    <w:p w14:paraId="3A2DFEE2"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
    <w:p w14:paraId="1197F33B"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roofErr w:type="spellStart"/>
      <w:r w:rsidRPr="00373341">
        <w:rPr>
          <w:rFonts w:ascii="Cascadia Mono" w:hAnsi="Cascadia Mono" w:cs="Cascadia Mono"/>
          <w:color w:val="000000"/>
          <w:kern w:val="0"/>
          <w:sz w:val="16"/>
          <w:szCs w:val="16"/>
        </w:rPr>
        <w:t>Thread.Sleep</w:t>
      </w:r>
      <w:proofErr w:type="spellEnd"/>
      <w:r w:rsidRPr="00373341">
        <w:rPr>
          <w:rFonts w:ascii="Cascadia Mono" w:hAnsi="Cascadia Mono" w:cs="Cascadia Mono"/>
          <w:color w:val="000000"/>
          <w:kern w:val="0"/>
          <w:sz w:val="16"/>
          <w:szCs w:val="16"/>
        </w:rPr>
        <w:t>(200);</w:t>
      </w:r>
    </w:p>
    <w:p w14:paraId="0D5ACAB8"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roofErr w:type="spellStart"/>
      <w:r w:rsidRPr="00373341">
        <w:rPr>
          <w:rFonts w:ascii="Cascadia Mono" w:hAnsi="Cascadia Mono" w:cs="Cascadia Mono"/>
          <w:color w:val="000000"/>
          <w:kern w:val="0"/>
          <w:sz w:val="16"/>
          <w:szCs w:val="16"/>
        </w:rPr>
        <w:t>Console.WriteLine</w:t>
      </w:r>
      <w:proofErr w:type="spellEnd"/>
      <w:r w:rsidRPr="00373341">
        <w:rPr>
          <w:rFonts w:ascii="Cascadia Mono" w:hAnsi="Cascadia Mono" w:cs="Cascadia Mono"/>
          <w:color w:val="000000"/>
          <w:kern w:val="0"/>
          <w:sz w:val="16"/>
          <w:szCs w:val="16"/>
        </w:rPr>
        <w:t>(</w:t>
      </w:r>
      <w:r w:rsidRPr="00373341">
        <w:rPr>
          <w:rFonts w:ascii="Cascadia Mono" w:hAnsi="Cascadia Mono" w:cs="Cascadia Mono"/>
          <w:color w:val="A31515"/>
          <w:kern w:val="0"/>
          <w:sz w:val="16"/>
          <w:szCs w:val="16"/>
        </w:rPr>
        <w:t>$"Method 2 Completed by Thread=</w:t>
      </w:r>
      <w:r w:rsidRPr="00373341">
        <w:rPr>
          <w:rFonts w:ascii="Cascadia Mono" w:hAnsi="Cascadia Mono" w:cs="Cascadia Mono"/>
          <w:color w:val="000000"/>
          <w:kern w:val="0"/>
          <w:sz w:val="16"/>
          <w:szCs w:val="16"/>
        </w:rPr>
        <w:t>{</w:t>
      </w:r>
      <w:proofErr w:type="spellStart"/>
      <w:r w:rsidRPr="00373341">
        <w:rPr>
          <w:rFonts w:ascii="Cascadia Mono" w:hAnsi="Cascadia Mono" w:cs="Cascadia Mono"/>
          <w:color w:val="000000"/>
          <w:kern w:val="0"/>
          <w:sz w:val="16"/>
          <w:szCs w:val="16"/>
        </w:rPr>
        <w:t>Thread.CurrentThread.ManagedThreadId</w:t>
      </w:r>
      <w:proofErr w:type="spellEnd"/>
      <w:r w:rsidRPr="00373341">
        <w:rPr>
          <w:rFonts w:ascii="Cascadia Mono" w:hAnsi="Cascadia Mono" w:cs="Cascadia Mono"/>
          <w:color w:val="000000"/>
          <w:kern w:val="0"/>
          <w:sz w:val="16"/>
          <w:szCs w:val="16"/>
        </w:rPr>
        <w:t>}</w:t>
      </w:r>
      <w:r w:rsidRPr="00373341">
        <w:rPr>
          <w:rFonts w:ascii="Cascadia Mono" w:hAnsi="Cascadia Mono" w:cs="Cascadia Mono"/>
          <w:color w:val="A31515"/>
          <w:kern w:val="0"/>
          <w:sz w:val="16"/>
          <w:szCs w:val="16"/>
        </w:rPr>
        <w:t>"</w:t>
      </w:r>
      <w:r w:rsidRPr="00373341">
        <w:rPr>
          <w:rFonts w:ascii="Cascadia Mono" w:hAnsi="Cascadia Mono" w:cs="Cascadia Mono"/>
          <w:color w:val="000000"/>
          <w:kern w:val="0"/>
          <w:sz w:val="16"/>
          <w:szCs w:val="16"/>
        </w:rPr>
        <w:t>);</w:t>
      </w:r>
    </w:p>
    <w:p w14:paraId="6F1FB5BB"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
    <w:p w14:paraId="2E8BAC50"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r w:rsidRPr="00373341">
        <w:rPr>
          <w:rFonts w:ascii="Cascadia Mono" w:hAnsi="Cascadia Mono" w:cs="Cascadia Mono"/>
          <w:color w:val="0000FF"/>
          <w:kern w:val="0"/>
          <w:sz w:val="16"/>
          <w:szCs w:val="16"/>
        </w:rPr>
        <w:t>static</w:t>
      </w:r>
      <w:r w:rsidRPr="00373341">
        <w:rPr>
          <w:rFonts w:ascii="Cascadia Mono" w:hAnsi="Cascadia Mono" w:cs="Cascadia Mono"/>
          <w:color w:val="000000"/>
          <w:kern w:val="0"/>
          <w:sz w:val="16"/>
          <w:szCs w:val="16"/>
        </w:rPr>
        <w:t xml:space="preserve"> </w:t>
      </w:r>
      <w:r w:rsidRPr="00373341">
        <w:rPr>
          <w:rFonts w:ascii="Cascadia Mono" w:hAnsi="Cascadia Mono" w:cs="Cascadia Mono"/>
          <w:color w:val="0000FF"/>
          <w:kern w:val="0"/>
          <w:sz w:val="16"/>
          <w:szCs w:val="16"/>
        </w:rPr>
        <w:t>void</w:t>
      </w:r>
      <w:r w:rsidRPr="00373341">
        <w:rPr>
          <w:rFonts w:ascii="Cascadia Mono" w:hAnsi="Cascadia Mono" w:cs="Cascadia Mono"/>
          <w:color w:val="000000"/>
          <w:kern w:val="0"/>
          <w:sz w:val="16"/>
          <w:szCs w:val="16"/>
        </w:rPr>
        <w:t xml:space="preserve"> Method3()</w:t>
      </w:r>
    </w:p>
    <w:p w14:paraId="3F5E49C3"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
    <w:p w14:paraId="1F40895F"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roofErr w:type="spellStart"/>
      <w:r w:rsidRPr="00373341">
        <w:rPr>
          <w:rFonts w:ascii="Cascadia Mono" w:hAnsi="Cascadia Mono" w:cs="Cascadia Mono"/>
          <w:color w:val="000000"/>
          <w:kern w:val="0"/>
          <w:sz w:val="16"/>
          <w:szCs w:val="16"/>
        </w:rPr>
        <w:t>Thread.Sleep</w:t>
      </w:r>
      <w:proofErr w:type="spellEnd"/>
      <w:r w:rsidRPr="00373341">
        <w:rPr>
          <w:rFonts w:ascii="Cascadia Mono" w:hAnsi="Cascadia Mono" w:cs="Cascadia Mono"/>
          <w:color w:val="000000"/>
          <w:kern w:val="0"/>
          <w:sz w:val="16"/>
          <w:szCs w:val="16"/>
        </w:rPr>
        <w:t>(200);</w:t>
      </w:r>
    </w:p>
    <w:p w14:paraId="09E2B896"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roofErr w:type="spellStart"/>
      <w:r w:rsidRPr="00373341">
        <w:rPr>
          <w:rFonts w:ascii="Cascadia Mono" w:hAnsi="Cascadia Mono" w:cs="Cascadia Mono"/>
          <w:color w:val="000000"/>
          <w:kern w:val="0"/>
          <w:sz w:val="16"/>
          <w:szCs w:val="16"/>
        </w:rPr>
        <w:t>Console.WriteLine</w:t>
      </w:r>
      <w:proofErr w:type="spellEnd"/>
      <w:r w:rsidRPr="00373341">
        <w:rPr>
          <w:rFonts w:ascii="Cascadia Mono" w:hAnsi="Cascadia Mono" w:cs="Cascadia Mono"/>
          <w:color w:val="000000"/>
          <w:kern w:val="0"/>
          <w:sz w:val="16"/>
          <w:szCs w:val="16"/>
        </w:rPr>
        <w:t>(</w:t>
      </w:r>
      <w:r w:rsidRPr="00373341">
        <w:rPr>
          <w:rFonts w:ascii="Cascadia Mono" w:hAnsi="Cascadia Mono" w:cs="Cascadia Mono"/>
          <w:color w:val="A31515"/>
          <w:kern w:val="0"/>
          <w:sz w:val="16"/>
          <w:szCs w:val="16"/>
        </w:rPr>
        <w:t>$"Method 3 Completed by Thread=</w:t>
      </w:r>
      <w:r w:rsidRPr="00373341">
        <w:rPr>
          <w:rFonts w:ascii="Cascadia Mono" w:hAnsi="Cascadia Mono" w:cs="Cascadia Mono"/>
          <w:color w:val="000000"/>
          <w:kern w:val="0"/>
          <w:sz w:val="16"/>
          <w:szCs w:val="16"/>
        </w:rPr>
        <w:t>{</w:t>
      </w:r>
      <w:proofErr w:type="spellStart"/>
      <w:r w:rsidRPr="00373341">
        <w:rPr>
          <w:rFonts w:ascii="Cascadia Mono" w:hAnsi="Cascadia Mono" w:cs="Cascadia Mono"/>
          <w:color w:val="000000"/>
          <w:kern w:val="0"/>
          <w:sz w:val="16"/>
          <w:szCs w:val="16"/>
        </w:rPr>
        <w:t>Thread.CurrentThread.ManagedThreadId</w:t>
      </w:r>
      <w:proofErr w:type="spellEnd"/>
      <w:r w:rsidRPr="00373341">
        <w:rPr>
          <w:rFonts w:ascii="Cascadia Mono" w:hAnsi="Cascadia Mono" w:cs="Cascadia Mono"/>
          <w:color w:val="000000"/>
          <w:kern w:val="0"/>
          <w:sz w:val="16"/>
          <w:szCs w:val="16"/>
        </w:rPr>
        <w:t>}</w:t>
      </w:r>
      <w:r w:rsidRPr="00373341">
        <w:rPr>
          <w:rFonts w:ascii="Cascadia Mono" w:hAnsi="Cascadia Mono" w:cs="Cascadia Mono"/>
          <w:color w:val="A31515"/>
          <w:kern w:val="0"/>
          <w:sz w:val="16"/>
          <w:szCs w:val="16"/>
        </w:rPr>
        <w:t>"</w:t>
      </w:r>
      <w:r w:rsidRPr="00373341">
        <w:rPr>
          <w:rFonts w:ascii="Cascadia Mono" w:hAnsi="Cascadia Mono" w:cs="Cascadia Mono"/>
          <w:color w:val="000000"/>
          <w:kern w:val="0"/>
          <w:sz w:val="16"/>
          <w:szCs w:val="16"/>
        </w:rPr>
        <w:t>);</w:t>
      </w:r>
    </w:p>
    <w:p w14:paraId="59D01960"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
    <w:p w14:paraId="1F6A4B46" w14:textId="77777777" w:rsidR="00373341" w:rsidRPr="00373341" w:rsidRDefault="00373341" w:rsidP="00373341">
      <w:pPr>
        <w:autoSpaceDE w:val="0"/>
        <w:autoSpaceDN w:val="0"/>
        <w:adjustRightInd w:val="0"/>
        <w:spacing w:after="0" w:line="240" w:lineRule="auto"/>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 xml:space="preserve">    }</w:t>
      </w:r>
    </w:p>
    <w:p w14:paraId="0A395A3B" w14:textId="4BD67646" w:rsidR="00373341" w:rsidRDefault="00373341" w:rsidP="00373341">
      <w:pPr>
        <w:rPr>
          <w:rFonts w:ascii="Cascadia Mono" w:hAnsi="Cascadia Mono" w:cs="Cascadia Mono"/>
          <w:color w:val="000000"/>
          <w:kern w:val="0"/>
          <w:sz w:val="16"/>
          <w:szCs w:val="16"/>
        </w:rPr>
      </w:pPr>
      <w:r w:rsidRPr="00373341">
        <w:rPr>
          <w:rFonts w:ascii="Cascadia Mono" w:hAnsi="Cascadia Mono" w:cs="Cascadia Mono"/>
          <w:color w:val="000000"/>
          <w:kern w:val="0"/>
          <w:sz w:val="16"/>
          <w:szCs w:val="16"/>
        </w:rPr>
        <w:t>}</w:t>
      </w:r>
    </w:p>
    <w:p w14:paraId="0FB531BF" w14:textId="0B702DB2" w:rsidR="00A0284F" w:rsidRPr="00373341" w:rsidRDefault="00A0284F" w:rsidP="00373341">
      <w:pPr>
        <w:rPr>
          <w:rStyle w:val="Strong"/>
          <w:bCs w:val="0"/>
          <w:color w:val="0000FF"/>
          <w:sz w:val="16"/>
          <w:szCs w:val="16"/>
        </w:rPr>
      </w:pPr>
      <w:r w:rsidRPr="00A0284F">
        <w:rPr>
          <w:rStyle w:val="Strong"/>
          <w:bCs w:val="0"/>
          <w:noProof/>
          <w:color w:val="0000FF"/>
          <w:sz w:val="16"/>
          <w:szCs w:val="16"/>
        </w:rPr>
        <w:drawing>
          <wp:inline distT="0" distB="0" distL="0" distR="0" wp14:anchorId="6995BFCE" wp14:editId="50E55631">
            <wp:extent cx="2270927" cy="710032"/>
            <wp:effectExtent l="0" t="0" r="0" b="0"/>
            <wp:docPr id="129133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31414" name=""/>
                    <pic:cNvPicPr/>
                  </pic:nvPicPr>
                  <pic:blipFill>
                    <a:blip r:embed="rId41"/>
                    <a:stretch>
                      <a:fillRect/>
                    </a:stretch>
                  </pic:blipFill>
                  <pic:spPr>
                    <a:xfrm>
                      <a:off x="0" y="0"/>
                      <a:ext cx="2290734" cy="716225"/>
                    </a:xfrm>
                    <a:prstGeom prst="rect">
                      <a:avLst/>
                    </a:prstGeom>
                  </pic:spPr>
                </pic:pic>
              </a:graphicData>
            </a:graphic>
          </wp:inline>
        </w:drawing>
      </w:r>
    </w:p>
    <w:p w14:paraId="4420E9E2"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FF"/>
          <w:kern w:val="0"/>
          <w:sz w:val="16"/>
          <w:szCs w:val="16"/>
        </w:rPr>
        <w:t>using</w:t>
      </w:r>
      <w:r w:rsidRPr="00AA168F">
        <w:rPr>
          <w:rFonts w:ascii="Cascadia Mono" w:hAnsi="Cascadia Mono" w:cs="Cascadia Mono"/>
          <w:color w:val="000000"/>
          <w:kern w:val="0"/>
          <w:sz w:val="16"/>
          <w:szCs w:val="16"/>
        </w:rPr>
        <w:t xml:space="preserve"> System;</w:t>
      </w:r>
    </w:p>
    <w:p w14:paraId="3DB95B4B"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FF"/>
          <w:kern w:val="0"/>
          <w:sz w:val="16"/>
          <w:szCs w:val="16"/>
        </w:rPr>
        <w:t>using</w:t>
      </w:r>
      <w:r w:rsidRPr="00AA168F">
        <w:rPr>
          <w:rFonts w:ascii="Cascadia Mono" w:hAnsi="Cascadia Mono" w:cs="Cascadia Mono"/>
          <w:color w:val="000000"/>
          <w:kern w:val="0"/>
          <w:sz w:val="16"/>
          <w:szCs w:val="16"/>
        </w:rPr>
        <w:t xml:space="preserve"> </w:t>
      </w:r>
      <w:proofErr w:type="spellStart"/>
      <w:r w:rsidRPr="00AA168F">
        <w:rPr>
          <w:rFonts w:ascii="Cascadia Mono" w:hAnsi="Cascadia Mono" w:cs="Cascadia Mono"/>
          <w:color w:val="000000"/>
          <w:kern w:val="0"/>
          <w:sz w:val="16"/>
          <w:szCs w:val="16"/>
        </w:rPr>
        <w:t>System.Diagnostics</w:t>
      </w:r>
      <w:proofErr w:type="spellEnd"/>
      <w:r w:rsidRPr="00AA168F">
        <w:rPr>
          <w:rFonts w:ascii="Cascadia Mono" w:hAnsi="Cascadia Mono" w:cs="Cascadia Mono"/>
          <w:color w:val="000000"/>
          <w:kern w:val="0"/>
          <w:sz w:val="16"/>
          <w:szCs w:val="16"/>
        </w:rPr>
        <w:t>;</w:t>
      </w:r>
    </w:p>
    <w:p w14:paraId="0AF01E12"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FF"/>
          <w:kern w:val="0"/>
          <w:sz w:val="16"/>
          <w:szCs w:val="16"/>
        </w:rPr>
        <w:t>using</w:t>
      </w:r>
      <w:r w:rsidRPr="00AA168F">
        <w:rPr>
          <w:rFonts w:ascii="Cascadia Mono" w:hAnsi="Cascadia Mono" w:cs="Cascadia Mono"/>
          <w:color w:val="000000"/>
          <w:kern w:val="0"/>
          <w:sz w:val="16"/>
          <w:szCs w:val="16"/>
        </w:rPr>
        <w:t xml:space="preserve"> </w:t>
      </w:r>
      <w:proofErr w:type="spellStart"/>
      <w:r w:rsidRPr="00AA168F">
        <w:rPr>
          <w:rFonts w:ascii="Cascadia Mono" w:hAnsi="Cascadia Mono" w:cs="Cascadia Mono"/>
          <w:color w:val="000000"/>
          <w:kern w:val="0"/>
          <w:sz w:val="16"/>
          <w:szCs w:val="16"/>
        </w:rPr>
        <w:t>System.Threading</w:t>
      </w:r>
      <w:proofErr w:type="spellEnd"/>
      <w:r w:rsidRPr="00AA168F">
        <w:rPr>
          <w:rFonts w:ascii="Cascadia Mono" w:hAnsi="Cascadia Mono" w:cs="Cascadia Mono"/>
          <w:color w:val="000000"/>
          <w:kern w:val="0"/>
          <w:sz w:val="16"/>
          <w:szCs w:val="16"/>
        </w:rPr>
        <w:t>;</w:t>
      </w:r>
    </w:p>
    <w:p w14:paraId="38BE5981"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FF"/>
          <w:kern w:val="0"/>
          <w:sz w:val="16"/>
          <w:szCs w:val="16"/>
        </w:rPr>
        <w:t>using</w:t>
      </w:r>
      <w:r w:rsidRPr="00AA168F">
        <w:rPr>
          <w:rFonts w:ascii="Cascadia Mono" w:hAnsi="Cascadia Mono" w:cs="Cascadia Mono"/>
          <w:color w:val="000000"/>
          <w:kern w:val="0"/>
          <w:sz w:val="16"/>
          <w:szCs w:val="16"/>
        </w:rPr>
        <w:t xml:space="preserve"> </w:t>
      </w:r>
      <w:proofErr w:type="spellStart"/>
      <w:r w:rsidRPr="00AA168F">
        <w:rPr>
          <w:rFonts w:ascii="Cascadia Mono" w:hAnsi="Cascadia Mono" w:cs="Cascadia Mono"/>
          <w:color w:val="000000"/>
          <w:kern w:val="0"/>
          <w:sz w:val="16"/>
          <w:szCs w:val="16"/>
        </w:rPr>
        <w:t>System.Threading.Tasks</w:t>
      </w:r>
      <w:proofErr w:type="spellEnd"/>
      <w:r w:rsidRPr="00AA168F">
        <w:rPr>
          <w:rFonts w:ascii="Cascadia Mono" w:hAnsi="Cascadia Mono" w:cs="Cascadia Mono"/>
          <w:color w:val="000000"/>
          <w:kern w:val="0"/>
          <w:sz w:val="16"/>
          <w:szCs w:val="16"/>
        </w:rPr>
        <w:t>;</w:t>
      </w:r>
    </w:p>
    <w:p w14:paraId="797C6FD8"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FF"/>
          <w:kern w:val="0"/>
          <w:sz w:val="16"/>
          <w:szCs w:val="16"/>
        </w:rPr>
        <w:t>namespace</w:t>
      </w:r>
      <w:r w:rsidRPr="00AA168F">
        <w:rPr>
          <w:rFonts w:ascii="Cascadia Mono" w:hAnsi="Cascadia Mono" w:cs="Cascadia Mono"/>
          <w:color w:val="000000"/>
          <w:kern w:val="0"/>
          <w:sz w:val="16"/>
          <w:szCs w:val="16"/>
        </w:rPr>
        <w:t xml:space="preserve"> </w:t>
      </w:r>
      <w:proofErr w:type="spellStart"/>
      <w:r w:rsidRPr="00AA168F">
        <w:rPr>
          <w:rFonts w:ascii="Cascadia Mono" w:hAnsi="Cascadia Mono" w:cs="Cascadia Mono"/>
          <w:color w:val="000000"/>
          <w:kern w:val="0"/>
          <w:sz w:val="16"/>
          <w:szCs w:val="16"/>
        </w:rPr>
        <w:t>ParallelProgrammingDemo</w:t>
      </w:r>
      <w:proofErr w:type="spellEnd"/>
    </w:p>
    <w:p w14:paraId="35DBA456"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w:t>
      </w:r>
    </w:p>
    <w:p w14:paraId="463C3C40"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r w:rsidRPr="00AA168F">
        <w:rPr>
          <w:rFonts w:ascii="Cascadia Mono" w:hAnsi="Cascadia Mono" w:cs="Cascadia Mono"/>
          <w:color w:val="0000FF"/>
          <w:kern w:val="0"/>
          <w:sz w:val="16"/>
          <w:szCs w:val="16"/>
        </w:rPr>
        <w:t>public</w:t>
      </w:r>
      <w:r w:rsidRPr="00AA168F">
        <w:rPr>
          <w:rFonts w:ascii="Cascadia Mono" w:hAnsi="Cascadia Mono" w:cs="Cascadia Mono"/>
          <w:color w:val="000000"/>
          <w:kern w:val="0"/>
          <w:sz w:val="16"/>
          <w:szCs w:val="16"/>
        </w:rPr>
        <w:t xml:space="preserve"> </w:t>
      </w:r>
      <w:r w:rsidRPr="00AA168F">
        <w:rPr>
          <w:rFonts w:ascii="Cascadia Mono" w:hAnsi="Cascadia Mono" w:cs="Cascadia Mono"/>
          <w:color w:val="0000FF"/>
          <w:kern w:val="0"/>
          <w:sz w:val="16"/>
          <w:szCs w:val="16"/>
        </w:rPr>
        <w:t>class</w:t>
      </w:r>
      <w:r w:rsidRPr="00AA168F">
        <w:rPr>
          <w:rFonts w:ascii="Cascadia Mono" w:hAnsi="Cascadia Mono" w:cs="Cascadia Mono"/>
          <w:color w:val="000000"/>
          <w:kern w:val="0"/>
          <w:sz w:val="16"/>
          <w:szCs w:val="16"/>
        </w:rPr>
        <w:t xml:space="preserve"> </w:t>
      </w:r>
      <w:r w:rsidRPr="00AA168F">
        <w:rPr>
          <w:rFonts w:ascii="Cascadia Mono" w:hAnsi="Cascadia Mono" w:cs="Cascadia Mono"/>
          <w:color w:val="2B91AF"/>
          <w:kern w:val="0"/>
          <w:sz w:val="16"/>
          <w:szCs w:val="16"/>
        </w:rPr>
        <w:t>Program</w:t>
      </w:r>
    </w:p>
    <w:p w14:paraId="0FE04842"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
    <w:p w14:paraId="2A40B9C2"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r w:rsidRPr="00AA168F">
        <w:rPr>
          <w:rFonts w:ascii="Cascadia Mono" w:hAnsi="Cascadia Mono" w:cs="Cascadia Mono"/>
          <w:color w:val="0000FF"/>
          <w:kern w:val="0"/>
          <w:sz w:val="16"/>
          <w:szCs w:val="16"/>
        </w:rPr>
        <w:t>static</w:t>
      </w:r>
      <w:r w:rsidRPr="00AA168F">
        <w:rPr>
          <w:rFonts w:ascii="Cascadia Mono" w:hAnsi="Cascadia Mono" w:cs="Cascadia Mono"/>
          <w:color w:val="000000"/>
          <w:kern w:val="0"/>
          <w:sz w:val="16"/>
          <w:szCs w:val="16"/>
        </w:rPr>
        <w:t xml:space="preserve"> </w:t>
      </w:r>
      <w:r w:rsidRPr="00AA168F">
        <w:rPr>
          <w:rFonts w:ascii="Cascadia Mono" w:hAnsi="Cascadia Mono" w:cs="Cascadia Mono"/>
          <w:color w:val="0000FF"/>
          <w:kern w:val="0"/>
          <w:sz w:val="16"/>
          <w:szCs w:val="16"/>
        </w:rPr>
        <w:t>void</w:t>
      </w:r>
      <w:r w:rsidRPr="00AA168F">
        <w:rPr>
          <w:rFonts w:ascii="Cascadia Mono" w:hAnsi="Cascadia Mono" w:cs="Cascadia Mono"/>
          <w:color w:val="000000"/>
          <w:kern w:val="0"/>
          <w:sz w:val="16"/>
          <w:szCs w:val="16"/>
        </w:rPr>
        <w:t xml:space="preserve"> Main()</w:t>
      </w:r>
    </w:p>
    <w:p w14:paraId="102320A5"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
    <w:p w14:paraId="2EA81343"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Stopwatch </w:t>
      </w:r>
      <w:proofErr w:type="spellStart"/>
      <w:r w:rsidRPr="00AA168F">
        <w:rPr>
          <w:rFonts w:ascii="Cascadia Mono" w:hAnsi="Cascadia Mono" w:cs="Cascadia Mono"/>
          <w:color w:val="000000"/>
          <w:kern w:val="0"/>
          <w:sz w:val="16"/>
          <w:szCs w:val="16"/>
        </w:rPr>
        <w:t>stopWatch</w:t>
      </w:r>
      <w:proofErr w:type="spellEnd"/>
      <w:r w:rsidRPr="00AA168F">
        <w:rPr>
          <w:rFonts w:ascii="Cascadia Mono" w:hAnsi="Cascadia Mono" w:cs="Cascadia Mono"/>
          <w:color w:val="000000"/>
          <w:kern w:val="0"/>
          <w:sz w:val="16"/>
          <w:szCs w:val="16"/>
        </w:rPr>
        <w:t xml:space="preserve"> = </w:t>
      </w:r>
      <w:r w:rsidRPr="00AA168F">
        <w:rPr>
          <w:rFonts w:ascii="Cascadia Mono" w:hAnsi="Cascadia Mono" w:cs="Cascadia Mono"/>
          <w:color w:val="0000FF"/>
          <w:kern w:val="0"/>
          <w:sz w:val="16"/>
          <w:szCs w:val="16"/>
        </w:rPr>
        <w:t>new</w:t>
      </w:r>
      <w:r w:rsidRPr="00AA168F">
        <w:rPr>
          <w:rFonts w:ascii="Cascadia Mono" w:hAnsi="Cascadia Mono" w:cs="Cascadia Mono"/>
          <w:color w:val="000000"/>
          <w:kern w:val="0"/>
          <w:sz w:val="16"/>
          <w:szCs w:val="16"/>
        </w:rPr>
        <w:t xml:space="preserve"> Stopwatch();</w:t>
      </w:r>
    </w:p>
    <w:p w14:paraId="00F7C976"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roofErr w:type="spellStart"/>
      <w:r w:rsidRPr="00AA168F">
        <w:rPr>
          <w:rFonts w:ascii="Cascadia Mono" w:hAnsi="Cascadia Mono" w:cs="Cascadia Mono"/>
          <w:color w:val="000000"/>
          <w:kern w:val="0"/>
          <w:sz w:val="16"/>
          <w:szCs w:val="16"/>
        </w:rPr>
        <w:t>stopWatch.Start</w:t>
      </w:r>
      <w:proofErr w:type="spellEnd"/>
      <w:r w:rsidRPr="00AA168F">
        <w:rPr>
          <w:rFonts w:ascii="Cascadia Mono" w:hAnsi="Cascadia Mono" w:cs="Cascadia Mono"/>
          <w:color w:val="000000"/>
          <w:kern w:val="0"/>
          <w:sz w:val="16"/>
          <w:szCs w:val="16"/>
        </w:rPr>
        <w:t>();</w:t>
      </w:r>
    </w:p>
    <w:p w14:paraId="3CF8585C"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r w:rsidRPr="00AA168F">
        <w:rPr>
          <w:rFonts w:ascii="Cascadia Mono" w:hAnsi="Cascadia Mono" w:cs="Cascadia Mono"/>
          <w:color w:val="008000"/>
          <w:kern w:val="0"/>
          <w:sz w:val="16"/>
          <w:szCs w:val="16"/>
        </w:rPr>
        <w:t xml:space="preserve">//Calling Three methods </w:t>
      </w:r>
      <w:proofErr w:type="spellStart"/>
      <w:r w:rsidRPr="00AA168F">
        <w:rPr>
          <w:rFonts w:ascii="Cascadia Mono" w:hAnsi="Cascadia Mono" w:cs="Cascadia Mono"/>
          <w:color w:val="008000"/>
          <w:kern w:val="0"/>
          <w:sz w:val="16"/>
          <w:szCs w:val="16"/>
        </w:rPr>
        <w:t>Parallely</w:t>
      </w:r>
      <w:proofErr w:type="spellEnd"/>
    </w:p>
    <w:p w14:paraId="1E628682"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roofErr w:type="spellStart"/>
      <w:r w:rsidRPr="00AA168F">
        <w:rPr>
          <w:rFonts w:ascii="Cascadia Mono" w:hAnsi="Cascadia Mono" w:cs="Cascadia Mono"/>
          <w:color w:val="000000"/>
          <w:kern w:val="0"/>
          <w:sz w:val="16"/>
          <w:szCs w:val="16"/>
        </w:rPr>
        <w:t>Parallel.Invoke</w:t>
      </w:r>
      <w:proofErr w:type="spellEnd"/>
      <w:r w:rsidRPr="00AA168F">
        <w:rPr>
          <w:rFonts w:ascii="Cascadia Mono" w:hAnsi="Cascadia Mono" w:cs="Cascadia Mono"/>
          <w:color w:val="000000"/>
          <w:kern w:val="0"/>
          <w:sz w:val="16"/>
          <w:szCs w:val="16"/>
        </w:rPr>
        <w:t>(</w:t>
      </w:r>
    </w:p>
    <w:p w14:paraId="44CEFA4D"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Method1, Method2, Method3</w:t>
      </w:r>
    </w:p>
    <w:p w14:paraId="536523FA"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
    <w:p w14:paraId="6A221D03"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roofErr w:type="spellStart"/>
      <w:r w:rsidRPr="00AA168F">
        <w:rPr>
          <w:rFonts w:ascii="Cascadia Mono" w:hAnsi="Cascadia Mono" w:cs="Cascadia Mono"/>
          <w:color w:val="000000"/>
          <w:kern w:val="0"/>
          <w:sz w:val="16"/>
          <w:szCs w:val="16"/>
        </w:rPr>
        <w:t>stopWatch.Stop</w:t>
      </w:r>
      <w:proofErr w:type="spellEnd"/>
      <w:r w:rsidRPr="00AA168F">
        <w:rPr>
          <w:rFonts w:ascii="Cascadia Mono" w:hAnsi="Cascadia Mono" w:cs="Cascadia Mono"/>
          <w:color w:val="000000"/>
          <w:kern w:val="0"/>
          <w:sz w:val="16"/>
          <w:szCs w:val="16"/>
        </w:rPr>
        <w:t>();</w:t>
      </w:r>
    </w:p>
    <w:p w14:paraId="39BFEB36"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roofErr w:type="spellStart"/>
      <w:r w:rsidRPr="00AA168F">
        <w:rPr>
          <w:rFonts w:ascii="Cascadia Mono" w:hAnsi="Cascadia Mono" w:cs="Cascadia Mono"/>
          <w:color w:val="000000"/>
          <w:kern w:val="0"/>
          <w:sz w:val="16"/>
          <w:szCs w:val="16"/>
        </w:rPr>
        <w:t>Console.WriteLine</w:t>
      </w:r>
      <w:proofErr w:type="spellEnd"/>
      <w:r w:rsidRPr="00AA168F">
        <w:rPr>
          <w:rFonts w:ascii="Cascadia Mono" w:hAnsi="Cascadia Mono" w:cs="Cascadia Mono"/>
          <w:color w:val="000000"/>
          <w:kern w:val="0"/>
          <w:sz w:val="16"/>
          <w:szCs w:val="16"/>
        </w:rPr>
        <w:t>(</w:t>
      </w:r>
      <w:r w:rsidRPr="00AA168F">
        <w:rPr>
          <w:rFonts w:ascii="Cascadia Mono" w:hAnsi="Cascadia Mono" w:cs="Cascadia Mono"/>
          <w:color w:val="A31515"/>
          <w:kern w:val="0"/>
          <w:sz w:val="16"/>
          <w:szCs w:val="16"/>
        </w:rPr>
        <w:t xml:space="preserve">$"Parallel Execution Took </w:t>
      </w:r>
      <w:r w:rsidRPr="00AA168F">
        <w:rPr>
          <w:rFonts w:ascii="Cascadia Mono" w:hAnsi="Cascadia Mono" w:cs="Cascadia Mono"/>
          <w:color w:val="000000"/>
          <w:kern w:val="0"/>
          <w:sz w:val="16"/>
          <w:szCs w:val="16"/>
        </w:rPr>
        <w:t>{</w:t>
      </w:r>
      <w:proofErr w:type="spellStart"/>
      <w:r w:rsidRPr="00AA168F">
        <w:rPr>
          <w:rFonts w:ascii="Cascadia Mono" w:hAnsi="Cascadia Mono" w:cs="Cascadia Mono"/>
          <w:color w:val="000000"/>
          <w:kern w:val="0"/>
          <w:sz w:val="16"/>
          <w:szCs w:val="16"/>
        </w:rPr>
        <w:t>stopWatch.ElapsedMilliseconds</w:t>
      </w:r>
      <w:proofErr w:type="spellEnd"/>
      <w:r w:rsidRPr="00AA168F">
        <w:rPr>
          <w:rFonts w:ascii="Cascadia Mono" w:hAnsi="Cascadia Mono" w:cs="Cascadia Mono"/>
          <w:color w:val="000000"/>
          <w:kern w:val="0"/>
          <w:sz w:val="16"/>
          <w:szCs w:val="16"/>
        </w:rPr>
        <w:t>}</w:t>
      </w:r>
      <w:r w:rsidRPr="00AA168F">
        <w:rPr>
          <w:rFonts w:ascii="Cascadia Mono" w:hAnsi="Cascadia Mono" w:cs="Cascadia Mono"/>
          <w:color w:val="A31515"/>
          <w:kern w:val="0"/>
          <w:sz w:val="16"/>
          <w:szCs w:val="16"/>
        </w:rPr>
        <w:t xml:space="preserve"> Milliseconds"</w:t>
      </w:r>
      <w:r w:rsidRPr="00AA168F">
        <w:rPr>
          <w:rFonts w:ascii="Cascadia Mono" w:hAnsi="Cascadia Mono" w:cs="Cascadia Mono"/>
          <w:color w:val="000000"/>
          <w:kern w:val="0"/>
          <w:sz w:val="16"/>
          <w:szCs w:val="16"/>
        </w:rPr>
        <w:t>);</w:t>
      </w:r>
    </w:p>
    <w:p w14:paraId="12AF3868"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roofErr w:type="spellStart"/>
      <w:r w:rsidRPr="00AA168F">
        <w:rPr>
          <w:rFonts w:ascii="Cascadia Mono" w:hAnsi="Cascadia Mono" w:cs="Cascadia Mono"/>
          <w:color w:val="000000"/>
          <w:kern w:val="0"/>
          <w:sz w:val="16"/>
          <w:szCs w:val="16"/>
        </w:rPr>
        <w:t>Console.ReadKey</w:t>
      </w:r>
      <w:proofErr w:type="spellEnd"/>
      <w:r w:rsidRPr="00AA168F">
        <w:rPr>
          <w:rFonts w:ascii="Cascadia Mono" w:hAnsi="Cascadia Mono" w:cs="Cascadia Mono"/>
          <w:color w:val="000000"/>
          <w:kern w:val="0"/>
          <w:sz w:val="16"/>
          <w:szCs w:val="16"/>
        </w:rPr>
        <w:t>();</w:t>
      </w:r>
    </w:p>
    <w:p w14:paraId="6713B3B0"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
    <w:p w14:paraId="79E152D5"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r w:rsidRPr="00AA168F">
        <w:rPr>
          <w:rFonts w:ascii="Cascadia Mono" w:hAnsi="Cascadia Mono" w:cs="Cascadia Mono"/>
          <w:color w:val="0000FF"/>
          <w:kern w:val="0"/>
          <w:sz w:val="16"/>
          <w:szCs w:val="16"/>
        </w:rPr>
        <w:t>static</w:t>
      </w:r>
      <w:r w:rsidRPr="00AA168F">
        <w:rPr>
          <w:rFonts w:ascii="Cascadia Mono" w:hAnsi="Cascadia Mono" w:cs="Cascadia Mono"/>
          <w:color w:val="000000"/>
          <w:kern w:val="0"/>
          <w:sz w:val="16"/>
          <w:szCs w:val="16"/>
        </w:rPr>
        <w:t xml:space="preserve"> </w:t>
      </w:r>
      <w:r w:rsidRPr="00AA168F">
        <w:rPr>
          <w:rFonts w:ascii="Cascadia Mono" w:hAnsi="Cascadia Mono" w:cs="Cascadia Mono"/>
          <w:color w:val="0000FF"/>
          <w:kern w:val="0"/>
          <w:sz w:val="16"/>
          <w:szCs w:val="16"/>
        </w:rPr>
        <w:t>void</w:t>
      </w:r>
      <w:r w:rsidRPr="00AA168F">
        <w:rPr>
          <w:rFonts w:ascii="Cascadia Mono" w:hAnsi="Cascadia Mono" w:cs="Cascadia Mono"/>
          <w:color w:val="000000"/>
          <w:kern w:val="0"/>
          <w:sz w:val="16"/>
          <w:szCs w:val="16"/>
        </w:rPr>
        <w:t xml:space="preserve"> Method1()</w:t>
      </w:r>
    </w:p>
    <w:p w14:paraId="5433A4CC"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
    <w:p w14:paraId="5C4603D8"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roofErr w:type="spellStart"/>
      <w:r w:rsidRPr="00AA168F">
        <w:rPr>
          <w:rFonts w:ascii="Cascadia Mono" w:hAnsi="Cascadia Mono" w:cs="Cascadia Mono"/>
          <w:color w:val="000000"/>
          <w:kern w:val="0"/>
          <w:sz w:val="16"/>
          <w:szCs w:val="16"/>
        </w:rPr>
        <w:t>Thread.Sleep</w:t>
      </w:r>
      <w:proofErr w:type="spellEnd"/>
      <w:r w:rsidRPr="00AA168F">
        <w:rPr>
          <w:rFonts w:ascii="Cascadia Mono" w:hAnsi="Cascadia Mono" w:cs="Cascadia Mono"/>
          <w:color w:val="000000"/>
          <w:kern w:val="0"/>
          <w:sz w:val="16"/>
          <w:szCs w:val="16"/>
        </w:rPr>
        <w:t>(200);</w:t>
      </w:r>
    </w:p>
    <w:p w14:paraId="050E583A"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roofErr w:type="spellStart"/>
      <w:r w:rsidRPr="00AA168F">
        <w:rPr>
          <w:rFonts w:ascii="Cascadia Mono" w:hAnsi="Cascadia Mono" w:cs="Cascadia Mono"/>
          <w:color w:val="000000"/>
          <w:kern w:val="0"/>
          <w:sz w:val="16"/>
          <w:szCs w:val="16"/>
        </w:rPr>
        <w:t>Console.WriteLine</w:t>
      </w:r>
      <w:proofErr w:type="spellEnd"/>
      <w:r w:rsidRPr="00AA168F">
        <w:rPr>
          <w:rFonts w:ascii="Cascadia Mono" w:hAnsi="Cascadia Mono" w:cs="Cascadia Mono"/>
          <w:color w:val="000000"/>
          <w:kern w:val="0"/>
          <w:sz w:val="16"/>
          <w:szCs w:val="16"/>
        </w:rPr>
        <w:t>(</w:t>
      </w:r>
      <w:r w:rsidRPr="00AA168F">
        <w:rPr>
          <w:rFonts w:ascii="Cascadia Mono" w:hAnsi="Cascadia Mono" w:cs="Cascadia Mono"/>
          <w:color w:val="A31515"/>
          <w:kern w:val="0"/>
          <w:sz w:val="16"/>
          <w:szCs w:val="16"/>
        </w:rPr>
        <w:t>$"Method 1 Completed by Thread=</w:t>
      </w:r>
      <w:r w:rsidRPr="00AA168F">
        <w:rPr>
          <w:rFonts w:ascii="Cascadia Mono" w:hAnsi="Cascadia Mono" w:cs="Cascadia Mono"/>
          <w:color w:val="000000"/>
          <w:kern w:val="0"/>
          <w:sz w:val="16"/>
          <w:szCs w:val="16"/>
        </w:rPr>
        <w:t>{</w:t>
      </w:r>
      <w:proofErr w:type="spellStart"/>
      <w:r w:rsidRPr="00AA168F">
        <w:rPr>
          <w:rFonts w:ascii="Cascadia Mono" w:hAnsi="Cascadia Mono" w:cs="Cascadia Mono"/>
          <w:color w:val="000000"/>
          <w:kern w:val="0"/>
          <w:sz w:val="16"/>
          <w:szCs w:val="16"/>
        </w:rPr>
        <w:t>Thread.CurrentThread.ManagedThreadId</w:t>
      </w:r>
      <w:proofErr w:type="spellEnd"/>
      <w:r w:rsidRPr="00AA168F">
        <w:rPr>
          <w:rFonts w:ascii="Cascadia Mono" w:hAnsi="Cascadia Mono" w:cs="Cascadia Mono"/>
          <w:color w:val="000000"/>
          <w:kern w:val="0"/>
          <w:sz w:val="16"/>
          <w:szCs w:val="16"/>
        </w:rPr>
        <w:t>}</w:t>
      </w:r>
      <w:r w:rsidRPr="00AA168F">
        <w:rPr>
          <w:rFonts w:ascii="Cascadia Mono" w:hAnsi="Cascadia Mono" w:cs="Cascadia Mono"/>
          <w:color w:val="A31515"/>
          <w:kern w:val="0"/>
          <w:sz w:val="16"/>
          <w:szCs w:val="16"/>
        </w:rPr>
        <w:t>"</w:t>
      </w:r>
      <w:r w:rsidRPr="00AA168F">
        <w:rPr>
          <w:rFonts w:ascii="Cascadia Mono" w:hAnsi="Cascadia Mono" w:cs="Cascadia Mono"/>
          <w:color w:val="000000"/>
          <w:kern w:val="0"/>
          <w:sz w:val="16"/>
          <w:szCs w:val="16"/>
        </w:rPr>
        <w:t>);</w:t>
      </w:r>
    </w:p>
    <w:p w14:paraId="125B6BFC"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
    <w:p w14:paraId="584A5DE4"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r w:rsidRPr="00AA168F">
        <w:rPr>
          <w:rFonts w:ascii="Cascadia Mono" w:hAnsi="Cascadia Mono" w:cs="Cascadia Mono"/>
          <w:color w:val="0000FF"/>
          <w:kern w:val="0"/>
          <w:sz w:val="16"/>
          <w:szCs w:val="16"/>
        </w:rPr>
        <w:t>static</w:t>
      </w:r>
      <w:r w:rsidRPr="00AA168F">
        <w:rPr>
          <w:rFonts w:ascii="Cascadia Mono" w:hAnsi="Cascadia Mono" w:cs="Cascadia Mono"/>
          <w:color w:val="000000"/>
          <w:kern w:val="0"/>
          <w:sz w:val="16"/>
          <w:szCs w:val="16"/>
        </w:rPr>
        <w:t xml:space="preserve"> </w:t>
      </w:r>
      <w:r w:rsidRPr="00AA168F">
        <w:rPr>
          <w:rFonts w:ascii="Cascadia Mono" w:hAnsi="Cascadia Mono" w:cs="Cascadia Mono"/>
          <w:color w:val="0000FF"/>
          <w:kern w:val="0"/>
          <w:sz w:val="16"/>
          <w:szCs w:val="16"/>
        </w:rPr>
        <w:t>void</w:t>
      </w:r>
      <w:r w:rsidRPr="00AA168F">
        <w:rPr>
          <w:rFonts w:ascii="Cascadia Mono" w:hAnsi="Cascadia Mono" w:cs="Cascadia Mono"/>
          <w:color w:val="000000"/>
          <w:kern w:val="0"/>
          <w:sz w:val="16"/>
          <w:szCs w:val="16"/>
        </w:rPr>
        <w:t xml:space="preserve"> Method2()</w:t>
      </w:r>
    </w:p>
    <w:p w14:paraId="3800C846"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
    <w:p w14:paraId="110FF41C"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roofErr w:type="spellStart"/>
      <w:r w:rsidRPr="00AA168F">
        <w:rPr>
          <w:rFonts w:ascii="Cascadia Mono" w:hAnsi="Cascadia Mono" w:cs="Cascadia Mono"/>
          <w:color w:val="000000"/>
          <w:kern w:val="0"/>
          <w:sz w:val="16"/>
          <w:szCs w:val="16"/>
        </w:rPr>
        <w:t>Thread.Sleep</w:t>
      </w:r>
      <w:proofErr w:type="spellEnd"/>
      <w:r w:rsidRPr="00AA168F">
        <w:rPr>
          <w:rFonts w:ascii="Cascadia Mono" w:hAnsi="Cascadia Mono" w:cs="Cascadia Mono"/>
          <w:color w:val="000000"/>
          <w:kern w:val="0"/>
          <w:sz w:val="16"/>
          <w:szCs w:val="16"/>
        </w:rPr>
        <w:t>(200);</w:t>
      </w:r>
    </w:p>
    <w:p w14:paraId="2C147F02"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lastRenderedPageBreak/>
        <w:t xml:space="preserve">            </w:t>
      </w:r>
      <w:proofErr w:type="spellStart"/>
      <w:r w:rsidRPr="00AA168F">
        <w:rPr>
          <w:rFonts w:ascii="Cascadia Mono" w:hAnsi="Cascadia Mono" w:cs="Cascadia Mono"/>
          <w:color w:val="000000"/>
          <w:kern w:val="0"/>
          <w:sz w:val="16"/>
          <w:szCs w:val="16"/>
        </w:rPr>
        <w:t>Console.WriteLine</w:t>
      </w:r>
      <w:proofErr w:type="spellEnd"/>
      <w:r w:rsidRPr="00AA168F">
        <w:rPr>
          <w:rFonts w:ascii="Cascadia Mono" w:hAnsi="Cascadia Mono" w:cs="Cascadia Mono"/>
          <w:color w:val="000000"/>
          <w:kern w:val="0"/>
          <w:sz w:val="16"/>
          <w:szCs w:val="16"/>
        </w:rPr>
        <w:t>(</w:t>
      </w:r>
      <w:r w:rsidRPr="00AA168F">
        <w:rPr>
          <w:rFonts w:ascii="Cascadia Mono" w:hAnsi="Cascadia Mono" w:cs="Cascadia Mono"/>
          <w:color w:val="A31515"/>
          <w:kern w:val="0"/>
          <w:sz w:val="16"/>
          <w:szCs w:val="16"/>
        </w:rPr>
        <w:t>$"Method 2 Completed by Thread=</w:t>
      </w:r>
      <w:r w:rsidRPr="00AA168F">
        <w:rPr>
          <w:rFonts w:ascii="Cascadia Mono" w:hAnsi="Cascadia Mono" w:cs="Cascadia Mono"/>
          <w:color w:val="000000"/>
          <w:kern w:val="0"/>
          <w:sz w:val="16"/>
          <w:szCs w:val="16"/>
        </w:rPr>
        <w:t>{</w:t>
      </w:r>
      <w:proofErr w:type="spellStart"/>
      <w:r w:rsidRPr="00AA168F">
        <w:rPr>
          <w:rFonts w:ascii="Cascadia Mono" w:hAnsi="Cascadia Mono" w:cs="Cascadia Mono"/>
          <w:color w:val="000000"/>
          <w:kern w:val="0"/>
          <w:sz w:val="16"/>
          <w:szCs w:val="16"/>
        </w:rPr>
        <w:t>Thread.CurrentThread.ManagedThreadId</w:t>
      </w:r>
      <w:proofErr w:type="spellEnd"/>
      <w:r w:rsidRPr="00AA168F">
        <w:rPr>
          <w:rFonts w:ascii="Cascadia Mono" w:hAnsi="Cascadia Mono" w:cs="Cascadia Mono"/>
          <w:color w:val="000000"/>
          <w:kern w:val="0"/>
          <w:sz w:val="16"/>
          <w:szCs w:val="16"/>
        </w:rPr>
        <w:t>}</w:t>
      </w:r>
      <w:r w:rsidRPr="00AA168F">
        <w:rPr>
          <w:rFonts w:ascii="Cascadia Mono" w:hAnsi="Cascadia Mono" w:cs="Cascadia Mono"/>
          <w:color w:val="A31515"/>
          <w:kern w:val="0"/>
          <w:sz w:val="16"/>
          <w:szCs w:val="16"/>
        </w:rPr>
        <w:t>"</w:t>
      </w:r>
      <w:r w:rsidRPr="00AA168F">
        <w:rPr>
          <w:rFonts w:ascii="Cascadia Mono" w:hAnsi="Cascadia Mono" w:cs="Cascadia Mono"/>
          <w:color w:val="000000"/>
          <w:kern w:val="0"/>
          <w:sz w:val="16"/>
          <w:szCs w:val="16"/>
        </w:rPr>
        <w:t>);</w:t>
      </w:r>
    </w:p>
    <w:p w14:paraId="29594958"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
    <w:p w14:paraId="615F71BC"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r w:rsidRPr="00AA168F">
        <w:rPr>
          <w:rFonts w:ascii="Cascadia Mono" w:hAnsi="Cascadia Mono" w:cs="Cascadia Mono"/>
          <w:color w:val="0000FF"/>
          <w:kern w:val="0"/>
          <w:sz w:val="16"/>
          <w:szCs w:val="16"/>
        </w:rPr>
        <w:t>static</w:t>
      </w:r>
      <w:r w:rsidRPr="00AA168F">
        <w:rPr>
          <w:rFonts w:ascii="Cascadia Mono" w:hAnsi="Cascadia Mono" w:cs="Cascadia Mono"/>
          <w:color w:val="000000"/>
          <w:kern w:val="0"/>
          <w:sz w:val="16"/>
          <w:szCs w:val="16"/>
        </w:rPr>
        <w:t xml:space="preserve"> </w:t>
      </w:r>
      <w:r w:rsidRPr="00AA168F">
        <w:rPr>
          <w:rFonts w:ascii="Cascadia Mono" w:hAnsi="Cascadia Mono" w:cs="Cascadia Mono"/>
          <w:color w:val="0000FF"/>
          <w:kern w:val="0"/>
          <w:sz w:val="16"/>
          <w:szCs w:val="16"/>
        </w:rPr>
        <w:t>void</w:t>
      </w:r>
      <w:r w:rsidRPr="00AA168F">
        <w:rPr>
          <w:rFonts w:ascii="Cascadia Mono" w:hAnsi="Cascadia Mono" w:cs="Cascadia Mono"/>
          <w:color w:val="000000"/>
          <w:kern w:val="0"/>
          <w:sz w:val="16"/>
          <w:szCs w:val="16"/>
        </w:rPr>
        <w:t xml:space="preserve"> Method3()</w:t>
      </w:r>
    </w:p>
    <w:p w14:paraId="259B1F0D"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
    <w:p w14:paraId="4B0302D3"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roofErr w:type="spellStart"/>
      <w:r w:rsidRPr="00AA168F">
        <w:rPr>
          <w:rFonts w:ascii="Cascadia Mono" w:hAnsi="Cascadia Mono" w:cs="Cascadia Mono"/>
          <w:color w:val="000000"/>
          <w:kern w:val="0"/>
          <w:sz w:val="16"/>
          <w:szCs w:val="16"/>
        </w:rPr>
        <w:t>Thread.Sleep</w:t>
      </w:r>
      <w:proofErr w:type="spellEnd"/>
      <w:r w:rsidRPr="00AA168F">
        <w:rPr>
          <w:rFonts w:ascii="Cascadia Mono" w:hAnsi="Cascadia Mono" w:cs="Cascadia Mono"/>
          <w:color w:val="000000"/>
          <w:kern w:val="0"/>
          <w:sz w:val="16"/>
          <w:szCs w:val="16"/>
        </w:rPr>
        <w:t>(200);</w:t>
      </w:r>
    </w:p>
    <w:p w14:paraId="4D902EF8"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roofErr w:type="spellStart"/>
      <w:r w:rsidRPr="00AA168F">
        <w:rPr>
          <w:rFonts w:ascii="Cascadia Mono" w:hAnsi="Cascadia Mono" w:cs="Cascadia Mono"/>
          <w:color w:val="000000"/>
          <w:kern w:val="0"/>
          <w:sz w:val="16"/>
          <w:szCs w:val="16"/>
        </w:rPr>
        <w:t>Console.WriteLine</w:t>
      </w:r>
      <w:proofErr w:type="spellEnd"/>
      <w:r w:rsidRPr="00AA168F">
        <w:rPr>
          <w:rFonts w:ascii="Cascadia Mono" w:hAnsi="Cascadia Mono" w:cs="Cascadia Mono"/>
          <w:color w:val="000000"/>
          <w:kern w:val="0"/>
          <w:sz w:val="16"/>
          <w:szCs w:val="16"/>
        </w:rPr>
        <w:t>(</w:t>
      </w:r>
      <w:r w:rsidRPr="00AA168F">
        <w:rPr>
          <w:rFonts w:ascii="Cascadia Mono" w:hAnsi="Cascadia Mono" w:cs="Cascadia Mono"/>
          <w:color w:val="A31515"/>
          <w:kern w:val="0"/>
          <w:sz w:val="16"/>
          <w:szCs w:val="16"/>
        </w:rPr>
        <w:t>$"Method 3 Completed by Thread=</w:t>
      </w:r>
      <w:r w:rsidRPr="00AA168F">
        <w:rPr>
          <w:rFonts w:ascii="Cascadia Mono" w:hAnsi="Cascadia Mono" w:cs="Cascadia Mono"/>
          <w:color w:val="000000"/>
          <w:kern w:val="0"/>
          <w:sz w:val="16"/>
          <w:szCs w:val="16"/>
        </w:rPr>
        <w:t>{</w:t>
      </w:r>
      <w:proofErr w:type="spellStart"/>
      <w:r w:rsidRPr="00AA168F">
        <w:rPr>
          <w:rFonts w:ascii="Cascadia Mono" w:hAnsi="Cascadia Mono" w:cs="Cascadia Mono"/>
          <w:color w:val="000000"/>
          <w:kern w:val="0"/>
          <w:sz w:val="16"/>
          <w:szCs w:val="16"/>
        </w:rPr>
        <w:t>Thread.CurrentThread.ManagedThreadId</w:t>
      </w:r>
      <w:proofErr w:type="spellEnd"/>
      <w:r w:rsidRPr="00AA168F">
        <w:rPr>
          <w:rFonts w:ascii="Cascadia Mono" w:hAnsi="Cascadia Mono" w:cs="Cascadia Mono"/>
          <w:color w:val="000000"/>
          <w:kern w:val="0"/>
          <w:sz w:val="16"/>
          <w:szCs w:val="16"/>
        </w:rPr>
        <w:t>}</w:t>
      </w:r>
      <w:r w:rsidRPr="00AA168F">
        <w:rPr>
          <w:rFonts w:ascii="Cascadia Mono" w:hAnsi="Cascadia Mono" w:cs="Cascadia Mono"/>
          <w:color w:val="A31515"/>
          <w:kern w:val="0"/>
          <w:sz w:val="16"/>
          <w:szCs w:val="16"/>
        </w:rPr>
        <w:t>"</w:t>
      </w:r>
      <w:r w:rsidRPr="00AA168F">
        <w:rPr>
          <w:rFonts w:ascii="Cascadia Mono" w:hAnsi="Cascadia Mono" w:cs="Cascadia Mono"/>
          <w:color w:val="000000"/>
          <w:kern w:val="0"/>
          <w:sz w:val="16"/>
          <w:szCs w:val="16"/>
        </w:rPr>
        <w:t>);</w:t>
      </w:r>
    </w:p>
    <w:p w14:paraId="2F66C386"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
    <w:p w14:paraId="1467C6F2" w14:textId="77777777" w:rsidR="00AA168F" w:rsidRPr="00AA168F" w:rsidRDefault="00AA168F" w:rsidP="00AA168F">
      <w:pPr>
        <w:autoSpaceDE w:val="0"/>
        <w:autoSpaceDN w:val="0"/>
        <w:adjustRightInd w:val="0"/>
        <w:spacing w:after="0" w:line="240" w:lineRule="auto"/>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 xml:space="preserve">    }</w:t>
      </w:r>
    </w:p>
    <w:p w14:paraId="29AAC04D" w14:textId="6C47EE87" w:rsidR="00373341" w:rsidRDefault="00AA168F" w:rsidP="00AA168F">
      <w:pPr>
        <w:rPr>
          <w:rFonts w:ascii="Cascadia Mono" w:hAnsi="Cascadia Mono" w:cs="Cascadia Mono"/>
          <w:color w:val="000000"/>
          <w:kern w:val="0"/>
          <w:sz w:val="16"/>
          <w:szCs w:val="16"/>
        </w:rPr>
      </w:pPr>
      <w:r w:rsidRPr="00AA168F">
        <w:rPr>
          <w:rFonts w:ascii="Cascadia Mono" w:hAnsi="Cascadia Mono" w:cs="Cascadia Mono"/>
          <w:color w:val="000000"/>
          <w:kern w:val="0"/>
          <w:sz w:val="16"/>
          <w:szCs w:val="16"/>
        </w:rPr>
        <w:t>}</w:t>
      </w:r>
    </w:p>
    <w:p w14:paraId="39EB1332" w14:textId="233B80AB" w:rsidR="00B05276" w:rsidRPr="00AA168F" w:rsidRDefault="00B05276" w:rsidP="00AA168F">
      <w:pPr>
        <w:rPr>
          <w:rStyle w:val="Strong"/>
          <w:bCs w:val="0"/>
          <w:color w:val="0000FF"/>
          <w:sz w:val="16"/>
          <w:szCs w:val="16"/>
        </w:rPr>
      </w:pPr>
      <w:r w:rsidRPr="00B05276">
        <w:rPr>
          <w:rStyle w:val="Strong"/>
          <w:bCs w:val="0"/>
          <w:noProof/>
          <w:color w:val="0000FF"/>
          <w:sz w:val="16"/>
          <w:szCs w:val="16"/>
        </w:rPr>
        <w:drawing>
          <wp:inline distT="0" distB="0" distL="0" distR="0" wp14:anchorId="3CC3E787" wp14:editId="386FBE2E">
            <wp:extent cx="2205613" cy="522684"/>
            <wp:effectExtent l="0" t="0" r="4445" b="0"/>
            <wp:docPr id="100775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56035" name=""/>
                    <pic:cNvPicPr/>
                  </pic:nvPicPr>
                  <pic:blipFill>
                    <a:blip r:embed="rId42"/>
                    <a:stretch>
                      <a:fillRect/>
                    </a:stretch>
                  </pic:blipFill>
                  <pic:spPr>
                    <a:xfrm>
                      <a:off x="0" y="0"/>
                      <a:ext cx="2220764" cy="526275"/>
                    </a:xfrm>
                    <a:prstGeom prst="rect">
                      <a:avLst/>
                    </a:prstGeom>
                  </pic:spPr>
                </pic:pic>
              </a:graphicData>
            </a:graphic>
          </wp:inline>
        </w:drawing>
      </w:r>
    </w:p>
    <w:p w14:paraId="6EB95041" w14:textId="2F625D98" w:rsidR="00D25CD9" w:rsidRPr="00D25CD9" w:rsidRDefault="00D25CD9" w:rsidP="00D25CD9">
      <w:pPr>
        <w:rPr>
          <w:rFonts w:ascii="Arial" w:hAnsi="Arial" w:cs="Arial"/>
          <w:color w:val="000000"/>
          <w:bdr w:val="none" w:sz="0" w:space="0" w:color="auto" w:frame="1"/>
        </w:rPr>
      </w:pPr>
      <w:r w:rsidRPr="00D25CD9">
        <w:rPr>
          <w:rStyle w:val="Strong"/>
          <w:rFonts w:ascii="Arial" w:hAnsi="Arial" w:cs="Arial"/>
          <w:bCs w:val="0"/>
          <w:color w:val="0000FF"/>
        </w:rPr>
        <w:t>Ref vs Out Keywords in C#</w:t>
      </w:r>
    </w:p>
    <w:p w14:paraId="0E04E14B" w14:textId="77777777" w:rsidR="00D25CD9" w:rsidRPr="00D25CD9" w:rsidRDefault="00D25CD9" w:rsidP="00D25CD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D25CD9">
        <w:rPr>
          <w:rFonts w:ascii="Arial" w:hAnsi="Arial" w:cs="Arial"/>
          <w:color w:val="000000"/>
          <w:sz w:val="22"/>
          <w:szCs w:val="22"/>
          <w:bdr w:val="none" w:sz="0" w:space="0" w:color="auto" w:frame="1"/>
        </w:rPr>
        <w:t>The REF and OUT keywords in C# are used for passing the arguments to a method as a reference type. By default, arguments are passed to a method by value. By using these REF and OUT keywords in C#, we can pass arguments by reference. In this case, any changes made to these arguments in the method body will be reflected in those variable when the control returns to the calling method.</w:t>
      </w:r>
    </w:p>
    <w:p w14:paraId="7EED3FAB" w14:textId="77777777" w:rsidR="00E94938" w:rsidRDefault="00E94938" w:rsidP="00981D80">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p>
    <w:p w14:paraId="0B8B18A1" w14:textId="77777777" w:rsidR="00C97D06" w:rsidRDefault="00981D80" w:rsidP="00C97D06">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r w:rsidRPr="00981D80">
        <w:rPr>
          <w:rStyle w:val="Strong"/>
          <w:rFonts w:ascii="Arial" w:eastAsiaTheme="majorEastAsia" w:hAnsi="Arial" w:cs="Arial"/>
          <w:color w:val="000000"/>
          <w:sz w:val="22"/>
          <w:szCs w:val="22"/>
          <w:bdr w:val="none" w:sz="0" w:space="0" w:color="auto" w:frame="1"/>
        </w:rPr>
        <w:t>Differences Between OUT and REF Keyword in C#</w:t>
      </w:r>
    </w:p>
    <w:p w14:paraId="15F809BE" w14:textId="77777777" w:rsidR="00C97D06" w:rsidRDefault="00C97D06" w:rsidP="00C97D06">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p>
    <w:p w14:paraId="00B19D6C" w14:textId="723C7F99" w:rsidR="00150514" w:rsidRDefault="0091743C" w:rsidP="00C97D06">
      <w:pPr>
        <w:pStyle w:val="Heading5"/>
        <w:shd w:val="clear" w:color="auto" w:fill="FFFFFF"/>
        <w:spacing w:before="0" w:beforeAutospacing="0" w:after="0" w:afterAutospacing="0"/>
        <w:jc w:val="both"/>
        <w:textAlignment w:val="baseline"/>
        <w:rPr>
          <w:rFonts w:ascii="Arial" w:hAnsi="Arial" w:cs="Arial"/>
          <w:b w:val="0"/>
          <w:bCs w:val="0"/>
          <w:color w:val="000000"/>
          <w:sz w:val="22"/>
          <w:szCs w:val="22"/>
          <w:bdr w:val="none" w:sz="0" w:space="0" w:color="auto" w:frame="1"/>
        </w:rPr>
      </w:pPr>
      <w:r w:rsidRPr="00C97D06">
        <w:rPr>
          <w:rFonts w:ascii="Arial" w:hAnsi="Arial" w:cs="Arial"/>
          <w:b w:val="0"/>
          <w:bCs w:val="0"/>
          <w:color w:val="000000"/>
          <w:sz w:val="22"/>
          <w:szCs w:val="22"/>
          <w:bdr w:val="none" w:sz="0" w:space="0" w:color="auto" w:frame="1"/>
        </w:rPr>
        <w:t>So, the first point that you need to remember is when you want multiple outputs from a function, then you need to use the ref and out parameters in C#. If you look out and ref, both are closely doing the same thing. Then what are the differences between them? Let us understand the differences with an example.</w:t>
      </w:r>
    </w:p>
    <w:p w14:paraId="7DF2D029" w14:textId="77777777" w:rsidR="00C97D06" w:rsidRPr="00C97D06" w:rsidRDefault="00C97D06" w:rsidP="00C97D06">
      <w:pPr>
        <w:pStyle w:val="Heading5"/>
        <w:shd w:val="clear" w:color="auto" w:fill="FFFFFF"/>
        <w:spacing w:before="0" w:beforeAutospacing="0" w:after="0" w:afterAutospacing="0"/>
        <w:jc w:val="both"/>
        <w:textAlignment w:val="baseline"/>
        <w:rPr>
          <w:rFonts w:ascii="Arial" w:hAnsi="Arial" w:cs="Arial"/>
          <w:b w:val="0"/>
          <w:bCs w:val="0"/>
          <w:color w:val="000000"/>
          <w:sz w:val="22"/>
          <w:szCs w:val="22"/>
          <w:bdr w:val="none" w:sz="0" w:space="0" w:color="auto" w:frame="1"/>
        </w:rPr>
      </w:pPr>
    </w:p>
    <w:p w14:paraId="5AF8092A"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884881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RefvsOutDemo</w:t>
      </w:r>
      <w:proofErr w:type="spellEnd"/>
    </w:p>
    <w:p w14:paraId="0F64DF07"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CCC3E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6984E6E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9C537D"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4A3BB52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A0A135"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//Calling the Method with the REF arguments</w:t>
      </w:r>
    </w:p>
    <w:p w14:paraId="00554F8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AdditionRef</w:t>
      </w:r>
      <w:proofErr w:type="spellEnd"/>
      <w:r>
        <w:rPr>
          <w:rFonts w:ascii="Cascadia Mono" w:hAnsi="Cascadia Mono" w:cs="Cascadia Mono"/>
          <w:color w:val="000000"/>
          <w:kern w:val="0"/>
          <w:sz w:val="19"/>
          <w:szCs w:val="19"/>
        </w:rPr>
        <w:t xml:space="preserve"> = 0;</w:t>
      </w:r>
    </w:p>
    <w:p w14:paraId="63D825B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SubtractionRef</w:t>
      </w:r>
      <w:proofErr w:type="spellEnd"/>
      <w:r>
        <w:rPr>
          <w:rFonts w:ascii="Cascadia Mono" w:hAnsi="Cascadia Mono" w:cs="Cascadia Mono"/>
          <w:color w:val="000000"/>
          <w:kern w:val="0"/>
          <w:sz w:val="19"/>
          <w:szCs w:val="19"/>
        </w:rPr>
        <w:t xml:space="preserve"> = 0;</w:t>
      </w:r>
    </w:p>
    <w:p w14:paraId="762C92A2"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MathRef</w:t>
      </w:r>
      <w:proofErr w:type="spellEnd"/>
      <w:r>
        <w:rPr>
          <w:rFonts w:ascii="Cascadia Mono" w:hAnsi="Cascadia Mono" w:cs="Cascadia Mono"/>
          <w:color w:val="000000"/>
          <w:kern w:val="0"/>
          <w:sz w:val="19"/>
          <w:szCs w:val="19"/>
        </w:rPr>
        <w:t xml:space="preserve">(200, 100,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AdditionRef</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SubtractionRef</w:t>
      </w:r>
      <w:proofErr w:type="spellEnd"/>
      <w:r>
        <w:rPr>
          <w:rFonts w:ascii="Cascadia Mono" w:hAnsi="Cascadia Mono" w:cs="Cascadia Mono"/>
          <w:color w:val="000000"/>
          <w:kern w:val="0"/>
          <w:sz w:val="19"/>
          <w:szCs w:val="19"/>
        </w:rPr>
        <w:t>);</w:t>
      </w:r>
    </w:p>
    <w:p w14:paraId="27024A50"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AdditionRef</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AdditionRef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E9A379"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SubtractionRef</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SubtractionRef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7312C9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the Method with the OUT arguments</w:t>
      </w:r>
    </w:p>
    <w:p w14:paraId="2487F88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AdditionOut</w:t>
      </w:r>
      <w:proofErr w:type="spellEnd"/>
      <w:r>
        <w:rPr>
          <w:rFonts w:ascii="Cascadia Mono" w:hAnsi="Cascadia Mono" w:cs="Cascadia Mono"/>
          <w:color w:val="000000"/>
          <w:kern w:val="0"/>
          <w:sz w:val="19"/>
          <w:szCs w:val="19"/>
        </w:rPr>
        <w:t xml:space="preserve"> = 0;</w:t>
      </w:r>
    </w:p>
    <w:p w14:paraId="0F55B620"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SubtractionOut</w:t>
      </w:r>
      <w:proofErr w:type="spellEnd"/>
      <w:r>
        <w:rPr>
          <w:rFonts w:ascii="Cascadia Mono" w:hAnsi="Cascadia Mono" w:cs="Cascadia Mono"/>
          <w:color w:val="000000"/>
          <w:kern w:val="0"/>
          <w:sz w:val="19"/>
          <w:szCs w:val="19"/>
        </w:rPr>
        <w:t xml:space="preserve"> = 0;</w:t>
      </w:r>
    </w:p>
    <w:p w14:paraId="663898C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MathOut</w:t>
      </w:r>
      <w:proofErr w:type="spellEnd"/>
      <w:r>
        <w:rPr>
          <w:rFonts w:ascii="Cascadia Mono" w:hAnsi="Cascadia Mono" w:cs="Cascadia Mono"/>
          <w:color w:val="000000"/>
          <w:kern w:val="0"/>
          <w:sz w:val="19"/>
          <w:szCs w:val="19"/>
        </w:rPr>
        <w:t xml:space="preserve">(200, 100,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AdditionOut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SubtractionOut</w:t>
      </w:r>
      <w:proofErr w:type="spellEnd"/>
      <w:r>
        <w:rPr>
          <w:rFonts w:ascii="Cascadia Mono" w:hAnsi="Cascadia Mono" w:cs="Cascadia Mono"/>
          <w:color w:val="000000"/>
          <w:kern w:val="0"/>
          <w:sz w:val="19"/>
          <w:szCs w:val="19"/>
        </w:rPr>
        <w:t>);</w:t>
      </w:r>
    </w:p>
    <w:p w14:paraId="2449079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AdditionOut</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AdditionOut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0B61AA2"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SubtractionOut</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SubtractionOut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528715A"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7B913B85"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A5558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Method with Ref Parameters</w:t>
      </w:r>
    </w:p>
    <w:p w14:paraId="1ACDF6D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MathRef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number1,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number2,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Addition,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Subtraction)</w:t>
      </w:r>
    </w:p>
    <w:p w14:paraId="6A82E8F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31718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Addition = number1 + number2; </w:t>
      </w:r>
      <w:r>
        <w:rPr>
          <w:rFonts w:ascii="Cascadia Mono" w:hAnsi="Cascadia Mono" w:cs="Cascadia Mono"/>
          <w:color w:val="008000"/>
          <w:kern w:val="0"/>
          <w:sz w:val="19"/>
          <w:szCs w:val="19"/>
        </w:rPr>
        <w:t>//This will Update the Addition variable inside the Main method</w:t>
      </w:r>
    </w:p>
    <w:p w14:paraId="72DC26C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Subtraction = number1 - number2; </w:t>
      </w:r>
      <w:r>
        <w:rPr>
          <w:rFonts w:ascii="Cascadia Mono" w:hAnsi="Cascadia Mono" w:cs="Cascadia Mono"/>
          <w:color w:val="008000"/>
          <w:kern w:val="0"/>
          <w:sz w:val="19"/>
          <w:szCs w:val="19"/>
        </w:rPr>
        <w:t>//This will Update the Subtraction variable inside the Main method</w:t>
      </w:r>
    </w:p>
    <w:p w14:paraId="02C93E26"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E9C7"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//Creating Method </w:t>
      </w:r>
      <w:proofErr w:type="spellStart"/>
      <w:r>
        <w:rPr>
          <w:rFonts w:ascii="Cascadia Mono" w:hAnsi="Cascadia Mono" w:cs="Cascadia Mono"/>
          <w:color w:val="008000"/>
          <w:kern w:val="0"/>
          <w:sz w:val="19"/>
          <w:szCs w:val="19"/>
        </w:rPr>
        <w:t>with out</w:t>
      </w:r>
      <w:proofErr w:type="spellEnd"/>
      <w:r>
        <w:rPr>
          <w:rFonts w:ascii="Cascadia Mono" w:hAnsi="Cascadia Mono" w:cs="Cascadia Mono"/>
          <w:color w:val="008000"/>
          <w:kern w:val="0"/>
          <w:sz w:val="19"/>
          <w:szCs w:val="19"/>
        </w:rPr>
        <w:t xml:space="preserve"> Parameters</w:t>
      </w:r>
    </w:p>
    <w:p w14:paraId="30527D6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MathOut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number1,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number2,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Addition,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Subtraction)</w:t>
      </w:r>
    </w:p>
    <w:p w14:paraId="67A241A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BE281E"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Addition = number1 + number2; </w:t>
      </w:r>
      <w:r>
        <w:rPr>
          <w:rFonts w:ascii="Cascadia Mono" w:hAnsi="Cascadia Mono" w:cs="Cascadia Mono"/>
          <w:color w:val="008000"/>
          <w:kern w:val="0"/>
          <w:sz w:val="19"/>
          <w:szCs w:val="19"/>
        </w:rPr>
        <w:t>//This will Update the Addition variable inside the Main method</w:t>
      </w:r>
    </w:p>
    <w:p w14:paraId="5815EF6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Subtraction = number1 - number2; </w:t>
      </w:r>
      <w:r>
        <w:rPr>
          <w:rFonts w:ascii="Cascadia Mono" w:hAnsi="Cascadia Mono" w:cs="Cascadia Mono"/>
          <w:color w:val="008000"/>
          <w:kern w:val="0"/>
          <w:sz w:val="19"/>
          <w:szCs w:val="19"/>
        </w:rPr>
        <w:t>//This will Update the Subtraction variable inside the Main method</w:t>
      </w:r>
    </w:p>
    <w:p w14:paraId="5C8EEAF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D99CD6"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CC569C" w14:textId="4462AF09" w:rsidR="00150514" w:rsidRDefault="00150514" w:rsidP="00150514">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EC42A2" w14:textId="34C1ABBC" w:rsidR="00150514" w:rsidRDefault="00150514" w:rsidP="00150514">
      <w:pPr>
        <w:jc w:val="both"/>
        <w:rPr>
          <w:rStyle w:val="Strong"/>
          <w:bCs w:val="0"/>
          <w:color w:val="0000FF"/>
          <w:sz w:val="16"/>
          <w:szCs w:val="16"/>
        </w:rPr>
      </w:pPr>
      <w:r w:rsidRPr="00150514">
        <w:rPr>
          <w:rStyle w:val="Strong"/>
          <w:bCs w:val="0"/>
          <w:noProof/>
          <w:color w:val="0000FF"/>
          <w:sz w:val="16"/>
          <w:szCs w:val="16"/>
        </w:rPr>
        <w:drawing>
          <wp:inline distT="0" distB="0" distL="0" distR="0" wp14:anchorId="04E62032" wp14:editId="5B352ABF">
            <wp:extent cx="1645920" cy="694760"/>
            <wp:effectExtent l="0" t="0" r="0" b="0"/>
            <wp:docPr id="26941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12941" name=""/>
                    <pic:cNvPicPr/>
                  </pic:nvPicPr>
                  <pic:blipFill>
                    <a:blip r:embed="rId43"/>
                    <a:stretch>
                      <a:fillRect/>
                    </a:stretch>
                  </pic:blipFill>
                  <pic:spPr>
                    <a:xfrm>
                      <a:off x="0" y="0"/>
                      <a:ext cx="1653108" cy="697794"/>
                    </a:xfrm>
                    <a:prstGeom prst="rect">
                      <a:avLst/>
                    </a:prstGeom>
                  </pic:spPr>
                </pic:pic>
              </a:graphicData>
            </a:graphic>
          </wp:inline>
        </w:drawing>
      </w:r>
    </w:p>
    <w:p w14:paraId="486744EC" w14:textId="32E3DD80" w:rsidR="005A40D6" w:rsidRDefault="005A40D6" w:rsidP="00150514">
      <w:pPr>
        <w:jc w:val="both"/>
        <w:rPr>
          <w:rStyle w:val="Strong"/>
          <w:bCs w:val="0"/>
          <w:color w:val="0000FF"/>
          <w:sz w:val="16"/>
          <w:szCs w:val="16"/>
        </w:rPr>
      </w:pPr>
      <w:r>
        <w:rPr>
          <w:rFonts w:ascii="Arial" w:hAnsi="Arial" w:cs="Arial"/>
          <w:color w:val="000000"/>
          <w:sz w:val="23"/>
          <w:szCs w:val="23"/>
          <w:shd w:val="clear" w:color="auto" w:fill="FFFFFF"/>
        </w:rPr>
        <w:t>When we are passing the ref parameter as arguments, it is mandatory to initialize the ref parameter before passing it to the method else we will get compile time error. This is because with the ref parameter, updating the value inside the method is optional. So, before passing the ref parameter, it should be initialized.</w:t>
      </w:r>
    </w:p>
    <w:p w14:paraId="7355A20E" w14:textId="71BC29E7" w:rsidR="005A40D6" w:rsidRDefault="005A40D6" w:rsidP="00150514">
      <w:pPr>
        <w:jc w:val="both"/>
        <w:rPr>
          <w:rStyle w:val="Strong"/>
          <w:bCs w:val="0"/>
          <w:color w:val="0000FF"/>
          <w:sz w:val="16"/>
          <w:szCs w:val="16"/>
        </w:rPr>
      </w:pPr>
      <w:r>
        <w:rPr>
          <w:rStyle w:val="Strong"/>
          <w:bCs w:val="0"/>
          <w:noProof/>
          <w:color w:val="0000FF"/>
          <w:sz w:val="16"/>
          <w:szCs w:val="16"/>
        </w:rPr>
        <w:drawing>
          <wp:inline distT="0" distB="0" distL="0" distR="0" wp14:anchorId="597F5991" wp14:editId="7986B127">
            <wp:extent cx="4178563" cy="2988860"/>
            <wp:effectExtent l="0" t="0" r="0" b="2540"/>
            <wp:docPr id="1818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1600" cy="3019644"/>
                    </a:xfrm>
                    <a:prstGeom prst="rect">
                      <a:avLst/>
                    </a:prstGeom>
                    <a:noFill/>
                    <a:ln>
                      <a:noFill/>
                    </a:ln>
                  </pic:spPr>
                </pic:pic>
              </a:graphicData>
            </a:graphic>
          </wp:inline>
        </w:drawing>
      </w:r>
    </w:p>
    <w:p w14:paraId="4B9E518B" w14:textId="0B4F0799" w:rsidR="005A40D6" w:rsidRDefault="003643CD" w:rsidP="00150514">
      <w:pPr>
        <w:jc w:val="both"/>
        <w:rPr>
          <w:rStyle w:val="Strong"/>
          <w:bCs w:val="0"/>
          <w:color w:val="0000FF"/>
          <w:sz w:val="16"/>
          <w:szCs w:val="16"/>
        </w:rPr>
      </w:pPr>
      <w:r>
        <w:rPr>
          <w:rFonts w:ascii="Arial" w:hAnsi="Arial" w:cs="Arial"/>
          <w:color w:val="000000"/>
          <w:sz w:val="23"/>
          <w:szCs w:val="23"/>
          <w:shd w:val="clear" w:color="auto" w:fill="FFFFFF"/>
        </w:rPr>
        <w:t>When we call a method with the “out” variable, the method has to update the out variable inside the function and it is mandatory. But this is not mandatory if you are using the ref variable</w:t>
      </w:r>
    </w:p>
    <w:p w14:paraId="2707FB1F" w14:textId="3A79C531" w:rsidR="005A40D6" w:rsidRDefault="005A40D6" w:rsidP="00150514">
      <w:pPr>
        <w:jc w:val="both"/>
        <w:rPr>
          <w:rStyle w:val="Strong"/>
          <w:bCs w:val="0"/>
          <w:color w:val="0000FF"/>
          <w:sz w:val="16"/>
          <w:szCs w:val="16"/>
        </w:rPr>
      </w:pPr>
      <w:r>
        <w:rPr>
          <w:rStyle w:val="Strong"/>
          <w:bCs w:val="0"/>
          <w:noProof/>
          <w:color w:val="0000FF"/>
          <w:sz w:val="16"/>
          <w:szCs w:val="16"/>
        </w:rPr>
        <w:lastRenderedPageBreak/>
        <w:drawing>
          <wp:inline distT="0" distB="0" distL="0" distR="0" wp14:anchorId="59FAE82B" wp14:editId="3FAA8993">
            <wp:extent cx="4647063" cy="3222977"/>
            <wp:effectExtent l="0" t="0" r="1270" b="0"/>
            <wp:docPr id="54288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9441" cy="3252368"/>
                    </a:xfrm>
                    <a:prstGeom prst="rect">
                      <a:avLst/>
                    </a:prstGeom>
                    <a:noFill/>
                    <a:ln>
                      <a:noFill/>
                    </a:ln>
                  </pic:spPr>
                </pic:pic>
              </a:graphicData>
            </a:graphic>
          </wp:inline>
        </w:drawing>
      </w:r>
    </w:p>
    <w:p w14:paraId="1EEC9CDF" w14:textId="77777777" w:rsidR="00451681" w:rsidRPr="00BA03ED" w:rsidRDefault="00451681" w:rsidP="00451681">
      <w:pPr>
        <w:jc w:val="both"/>
        <w:rPr>
          <w:rFonts w:ascii="Arial" w:hAnsi="Arial" w:cs="Arial"/>
          <w:b/>
          <w:bCs/>
          <w:shd w:val="clear" w:color="auto" w:fill="FFFFFF"/>
        </w:rPr>
      </w:pPr>
      <w:r w:rsidRPr="00BA03ED">
        <w:rPr>
          <w:rFonts w:ascii="Arial" w:hAnsi="Arial" w:cs="Arial"/>
          <w:b/>
          <w:bCs/>
          <w:shd w:val="clear" w:color="auto" w:fill="FFFFFF"/>
        </w:rPr>
        <w:t>Why do we need Tuples in C#?</w:t>
      </w:r>
    </w:p>
    <w:p w14:paraId="0A70AEC7" w14:textId="7D1F4CC2" w:rsidR="00451681" w:rsidRPr="00BA03ED" w:rsidRDefault="00451681" w:rsidP="00451681">
      <w:pPr>
        <w:jc w:val="both"/>
        <w:rPr>
          <w:rFonts w:ascii="Arial" w:hAnsi="Arial" w:cs="Arial"/>
          <w:color w:val="000000"/>
          <w:shd w:val="clear" w:color="auto" w:fill="FFFFFF"/>
        </w:rPr>
      </w:pPr>
      <w:r w:rsidRPr="00BA03ED">
        <w:rPr>
          <w:rFonts w:ascii="Arial" w:hAnsi="Arial" w:cs="Arial"/>
          <w:color w:val="000000"/>
          <w:shd w:val="clear" w:color="auto" w:fill="FFFFFF"/>
        </w:rPr>
        <w:t>If you want to return more than one value from a method then you need to use </w:t>
      </w:r>
      <w:r w:rsidRPr="00BA03ED">
        <w:rPr>
          <w:rFonts w:ascii="Arial" w:hAnsi="Arial" w:cs="Arial"/>
          <w:b/>
          <w:bCs/>
        </w:rPr>
        <w:t>Tuples in C#</w:t>
      </w:r>
      <w:r w:rsidRPr="00BA03ED">
        <w:rPr>
          <w:rFonts w:ascii="Arial" w:hAnsi="Arial" w:cs="Arial"/>
          <w:color w:val="000000"/>
          <w:shd w:val="clear" w:color="auto" w:fill="FFFFFF"/>
        </w:rPr>
        <w:t>. Tuples in C# 7, provide a better mechanism to return multiple values from a method.</w:t>
      </w:r>
    </w:p>
    <w:p w14:paraId="332C8CD8" w14:textId="24E5C96A" w:rsidR="00FA6559" w:rsidRPr="00BA03ED" w:rsidRDefault="00FA6559" w:rsidP="00FA6559">
      <w:pPr>
        <w:jc w:val="both"/>
        <w:rPr>
          <w:rFonts w:ascii="Arial" w:hAnsi="Arial" w:cs="Arial"/>
          <w:b/>
          <w:bCs/>
          <w:shd w:val="clear" w:color="auto" w:fill="FFFFFF"/>
        </w:rPr>
      </w:pPr>
      <w:r w:rsidRPr="00BA03ED">
        <w:rPr>
          <w:rFonts w:ascii="Arial" w:hAnsi="Arial" w:cs="Arial"/>
          <w:shd w:val="clear" w:color="auto" w:fill="FFFFFF"/>
        </w:rPr>
        <w:t>Tuples Before C# 7:</w:t>
      </w:r>
    </w:p>
    <w:p w14:paraId="7B4F6993"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FF"/>
          <w:kern w:val="0"/>
          <w:sz w:val="16"/>
          <w:szCs w:val="16"/>
        </w:rPr>
        <w:t>using</w:t>
      </w:r>
      <w:r w:rsidRPr="005E6832">
        <w:rPr>
          <w:rFonts w:ascii="Cascadia Mono" w:hAnsi="Cascadia Mono" w:cs="Cascadia Mono"/>
          <w:color w:val="000000"/>
          <w:kern w:val="0"/>
          <w:sz w:val="16"/>
          <w:szCs w:val="16"/>
        </w:rPr>
        <w:t xml:space="preserve"> System;</w:t>
      </w:r>
    </w:p>
    <w:p w14:paraId="30921FB8"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FF"/>
          <w:kern w:val="0"/>
          <w:sz w:val="16"/>
          <w:szCs w:val="16"/>
        </w:rPr>
        <w:t>using</w:t>
      </w:r>
      <w:r w:rsidRPr="005E6832">
        <w:rPr>
          <w:rFonts w:ascii="Cascadia Mono" w:hAnsi="Cascadia Mono" w:cs="Cascadia Mono"/>
          <w:color w:val="000000"/>
          <w:kern w:val="0"/>
          <w:sz w:val="16"/>
          <w:szCs w:val="16"/>
        </w:rPr>
        <w:t xml:space="preserve"> </w:t>
      </w:r>
      <w:proofErr w:type="spellStart"/>
      <w:r w:rsidRPr="005E6832">
        <w:rPr>
          <w:rFonts w:ascii="Cascadia Mono" w:hAnsi="Cascadia Mono" w:cs="Cascadia Mono"/>
          <w:color w:val="000000"/>
          <w:kern w:val="0"/>
          <w:sz w:val="16"/>
          <w:szCs w:val="16"/>
        </w:rPr>
        <w:t>System.Collections.Generic</w:t>
      </w:r>
      <w:proofErr w:type="spellEnd"/>
      <w:r w:rsidRPr="005E6832">
        <w:rPr>
          <w:rFonts w:ascii="Cascadia Mono" w:hAnsi="Cascadia Mono" w:cs="Cascadia Mono"/>
          <w:color w:val="000000"/>
          <w:kern w:val="0"/>
          <w:sz w:val="16"/>
          <w:szCs w:val="16"/>
        </w:rPr>
        <w:t>;</w:t>
      </w:r>
    </w:p>
    <w:p w14:paraId="70D79E4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FF"/>
          <w:kern w:val="0"/>
          <w:sz w:val="16"/>
          <w:szCs w:val="16"/>
        </w:rPr>
        <w:t>namespace</w:t>
      </w:r>
      <w:r w:rsidRPr="005E6832">
        <w:rPr>
          <w:rFonts w:ascii="Cascadia Mono" w:hAnsi="Cascadia Mono" w:cs="Cascadia Mono"/>
          <w:color w:val="000000"/>
          <w:kern w:val="0"/>
          <w:sz w:val="16"/>
          <w:szCs w:val="16"/>
        </w:rPr>
        <w:t xml:space="preserve"> </w:t>
      </w:r>
      <w:proofErr w:type="spellStart"/>
      <w:r w:rsidRPr="005E6832">
        <w:rPr>
          <w:rFonts w:ascii="Cascadia Mono" w:hAnsi="Cascadia Mono" w:cs="Cascadia Mono"/>
          <w:color w:val="000000"/>
          <w:kern w:val="0"/>
          <w:sz w:val="16"/>
          <w:szCs w:val="16"/>
        </w:rPr>
        <w:t>TuplesDemo</w:t>
      </w:r>
      <w:proofErr w:type="spellEnd"/>
    </w:p>
    <w:p w14:paraId="1AE0BC41"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w:t>
      </w:r>
    </w:p>
    <w:p w14:paraId="3AA2B9C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class</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2B91AF"/>
          <w:kern w:val="0"/>
          <w:sz w:val="16"/>
          <w:szCs w:val="16"/>
        </w:rPr>
        <w:t>Program</w:t>
      </w:r>
    </w:p>
    <w:p w14:paraId="0FBE72B9"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1843CBBF"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static</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void</w:t>
      </w:r>
      <w:r w:rsidRPr="005E6832">
        <w:rPr>
          <w:rFonts w:ascii="Cascadia Mono" w:hAnsi="Cascadia Mono" w:cs="Cascadia Mono"/>
          <w:color w:val="000000"/>
          <w:kern w:val="0"/>
          <w:sz w:val="16"/>
          <w:szCs w:val="16"/>
        </w:rPr>
        <w:t xml:space="preserve"> Main()</w:t>
      </w:r>
    </w:p>
    <w:p w14:paraId="7BEC1C20"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2BFFEB3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var</w:t>
      </w:r>
      <w:r w:rsidRPr="005E6832">
        <w:rPr>
          <w:rFonts w:ascii="Cascadia Mono" w:hAnsi="Cascadia Mono" w:cs="Cascadia Mono"/>
          <w:color w:val="000000"/>
          <w:kern w:val="0"/>
          <w:sz w:val="16"/>
          <w:szCs w:val="16"/>
        </w:rPr>
        <w:t xml:space="preserve"> values = </w:t>
      </w:r>
      <w:r w:rsidRPr="005E6832">
        <w:rPr>
          <w:rFonts w:ascii="Cascadia Mono" w:hAnsi="Cascadia Mono" w:cs="Cascadia Mono"/>
          <w:color w:val="0000FF"/>
          <w:kern w:val="0"/>
          <w:sz w:val="16"/>
          <w:szCs w:val="16"/>
        </w:rPr>
        <w:t>new</w:t>
      </w:r>
      <w:r w:rsidRPr="005E6832">
        <w:rPr>
          <w:rFonts w:ascii="Cascadia Mono" w:hAnsi="Cascadia Mono" w:cs="Cascadia Mono"/>
          <w:color w:val="000000"/>
          <w:kern w:val="0"/>
          <w:sz w:val="16"/>
          <w:szCs w:val="16"/>
        </w:rPr>
        <w:t xml:space="preserve"> List&lt;</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&gt;() { 10, 20, 30, 40, 50 };</w:t>
      </w:r>
    </w:p>
    <w:p w14:paraId="13F0677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 xml:space="preserve">//Store the Result of </w:t>
      </w:r>
      <w:proofErr w:type="spellStart"/>
      <w:r w:rsidRPr="005E6832">
        <w:rPr>
          <w:rFonts w:ascii="Cascadia Mono" w:hAnsi="Cascadia Mono" w:cs="Cascadia Mono"/>
          <w:color w:val="008000"/>
          <w:kern w:val="0"/>
          <w:sz w:val="16"/>
          <w:szCs w:val="16"/>
        </w:rPr>
        <w:t>Calulate</w:t>
      </w:r>
      <w:proofErr w:type="spellEnd"/>
      <w:r w:rsidRPr="005E6832">
        <w:rPr>
          <w:rFonts w:ascii="Cascadia Mono" w:hAnsi="Cascadia Mono" w:cs="Cascadia Mono"/>
          <w:color w:val="008000"/>
          <w:kern w:val="0"/>
          <w:sz w:val="16"/>
          <w:szCs w:val="16"/>
        </w:rPr>
        <w:t xml:space="preserve"> Method in a variable of Tuple type </w:t>
      </w:r>
    </w:p>
    <w:p w14:paraId="08BF089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Tuple&lt;</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 xml:space="preserve">&gt; t = </w:t>
      </w:r>
      <w:proofErr w:type="spellStart"/>
      <w:r w:rsidRPr="005E6832">
        <w:rPr>
          <w:rFonts w:ascii="Cascadia Mono" w:hAnsi="Cascadia Mono" w:cs="Cascadia Mono"/>
          <w:color w:val="000000"/>
          <w:kern w:val="0"/>
          <w:sz w:val="16"/>
          <w:szCs w:val="16"/>
        </w:rPr>
        <w:t>Calulate</w:t>
      </w:r>
      <w:proofErr w:type="spellEnd"/>
      <w:r w:rsidRPr="005E6832">
        <w:rPr>
          <w:rFonts w:ascii="Cascadia Mono" w:hAnsi="Cascadia Mono" w:cs="Cascadia Mono"/>
          <w:color w:val="000000"/>
          <w:kern w:val="0"/>
          <w:sz w:val="16"/>
          <w:szCs w:val="16"/>
        </w:rPr>
        <w:t>(values);</w:t>
      </w:r>
    </w:p>
    <w:p w14:paraId="23B87A9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//Access the First value using Item1 and second value using Item2 properties</w:t>
      </w:r>
    </w:p>
    <w:p w14:paraId="7742E8F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roofErr w:type="spellStart"/>
      <w:r w:rsidRPr="005E6832">
        <w:rPr>
          <w:rFonts w:ascii="Cascadia Mono" w:hAnsi="Cascadia Mono" w:cs="Cascadia Mono"/>
          <w:color w:val="000000"/>
          <w:kern w:val="0"/>
          <w:sz w:val="16"/>
          <w:szCs w:val="16"/>
        </w:rPr>
        <w:t>Console.WriteLine</w:t>
      </w:r>
      <w:proofErr w:type="spellEnd"/>
      <w:r w:rsidRPr="005E6832">
        <w:rPr>
          <w:rFonts w:ascii="Cascadia Mono" w:hAnsi="Cascadia Mono" w:cs="Cascadia Mono"/>
          <w:color w:val="000000"/>
          <w:kern w:val="0"/>
          <w:sz w:val="16"/>
          <w:szCs w:val="16"/>
        </w:rPr>
        <w:t>(</w:t>
      </w:r>
      <w:r w:rsidRPr="005E6832">
        <w:rPr>
          <w:rFonts w:ascii="Cascadia Mono" w:hAnsi="Cascadia Mono" w:cs="Cascadia Mono"/>
          <w:color w:val="A31515"/>
          <w:kern w:val="0"/>
          <w:sz w:val="16"/>
          <w:szCs w:val="16"/>
        </w:rPr>
        <w:t xml:space="preserve">$"There are </w:t>
      </w:r>
      <w:r w:rsidRPr="005E6832">
        <w:rPr>
          <w:rFonts w:ascii="Cascadia Mono" w:hAnsi="Cascadia Mono" w:cs="Cascadia Mono"/>
          <w:color w:val="000000"/>
          <w:kern w:val="0"/>
          <w:sz w:val="16"/>
          <w:szCs w:val="16"/>
        </w:rPr>
        <w:t>{t.Item1}</w:t>
      </w:r>
      <w:r w:rsidRPr="005E6832">
        <w:rPr>
          <w:rFonts w:ascii="Cascadia Mono" w:hAnsi="Cascadia Mono" w:cs="Cascadia Mono"/>
          <w:color w:val="A31515"/>
          <w:kern w:val="0"/>
          <w:sz w:val="16"/>
          <w:szCs w:val="16"/>
        </w:rPr>
        <w:t xml:space="preserve"> values and their sum is </w:t>
      </w:r>
      <w:r w:rsidRPr="005E6832">
        <w:rPr>
          <w:rFonts w:ascii="Cascadia Mono" w:hAnsi="Cascadia Mono" w:cs="Cascadia Mono"/>
          <w:color w:val="000000"/>
          <w:kern w:val="0"/>
          <w:sz w:val="16"/>
          <w:szCs w:val="16"/>
        </w:rPr>
        <w:t>{t.Item2}</w:t>
      </w:r>
      <w:r w:rsidRPr="005E6832">
        <w:rPr>
          <w:rFonts w:ascii="Cascadia Mono" w:hAnsi="Cascadia Mono" w:cs="Cascadia Mono"/>
          <w:color w:val="A31515"/>
          <w:kern w:val="0"/>
          <w:sz w:val="16"/>
          <w:szCs w:val="16"/>
        </w:rPr>
        <w:t>"</w:t>
      </w:r>
      <w:r w:rsidRPr="005E6832">
        <w:rPr>
          <w:rFonts w:ascii="Cascadia Mono" w:hAnsi="Cascadia Mono" w:cs="Cascadia Mono"/>
          <w:color w:val="000000"/>
          <w:kern w:val="0"/>
          <w:sz w:val="16"/>
          <w:szCs w:val="16"/>
        </w:rPr>
        <w:t>);</w:t>
      </w:r>
    </w:p>
    <w:p w14:paraId="5CF1035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roofErr w:type="spellStart"/>
      <w:r w:rsidRPr="005E6832">
        <w:rPr>
          <w:rFonts w:ascii="Cascadia Mono" w:hAnsi="Cascadia Mono" w:cs="Cascadia Mono"/>
          <w:color w:val="000000"/>
          <w:kern w:val="0"/>
          <w:sz w:val="16"/>
          <w:szCs w:val="16"/>
        </w:rPr>
        <w:t>Console.ReadKey</w:t>
      </w:r>
      <w:proofErr w:type="spellEnd"/>
      <w:r w:rsidRPr="005E6832">
        <w:rPr>
          <w:rFonts w:ascii="Cascadia Mono" w:hAnsi="Cascadia Mono" w:cs="Cascadia Mono"/>
          <w:color w:val="000000"/>
          <w:kern w:val="0"/>
          <w:sz w:val="16"/>
          <w:szCs w:val="16"/>
        </w:rPr>
        <w:t>();</w:t>
      </w:r>
    </w:p>
    <w:p w14:paraId="251AA4F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0A3812B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//Declaring the return type as Tuple&lt;int, double&gt;</w:t>
      </w:r>
    </w:p>
    <w:p w14:paraId="2433C988"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private</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static</w:t>
      </w:r>
      <w:r w:rsidRPr="005E6832">
        <w:rPr>
          <w:rFonts w:ascii="Cascadia Mono" w:hAnsi="Cascadia Mono" w:cs="Cascadia Mono"/>
          <w:color w:val="000000"/>
          <w:kern w:val="0"/>
          <w:sz w:val="16"/>
          <w:szCs w:val="16"/>
        </w:rPr>
        <w:t xml:space="preserve"> Tuple&lt;</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 xml:space="preserve">&gt; </w:t>
      </w:r>
      <w:proofErr w:type="spellStart"/>
      <w:r w:rsidRPr="005E6832">
        <w:rPr>
          <w:rFonts w:ascii="Cascadia Mono" w:hAnsi="Cascadia Mono" w:cs="Cascadia Mono"/>
          <w:color w:val="000000"/>
          <w:kern w:val="0"/>
          <w:sz w:val="16"/>
          <w:szCs w:val="16"/>
        </w:rPr>
        <w:t>Calulate</w:t>
      </w:r>
      <w:proofErr w:type="spellEnd"/>
      <w:r w:rsidRPr="005E6832">
        <w:rPr>
          <w:rFonts w:ascii="Cascadia Mono" w:hAnsi="Cascadia Mono" w:cs="Cascadia Mono"/>
          <w:color w:val="000000"/>
          <w:kern w:val="0"/>
          <w:sz w:val="16"/>
          <w:szCs w:val="16"/>
        </w:rPr>
        <w:t>(</w:t>
      </w:r>
      <w:proofErr w:type="spellStart"/>
      <w:r w:rsidRPr="005E6832">
        <w:rPr>
          <w:rFonts w:ascii="Cascadia Mono" w:hAnsi="Cascadia Mono" w:cs="Cascadia Mono"/>
          <w:color w:val="000000"/>
          <w:kern w:val="0"/>
          <w:sz w:val="16"/>
          <w:szCs w:val="16"/>
        </w:rPr>
        <w:t>IEnumerable</w:t>
      </w:r>
      <w:proofErr w:type="spellEnd"/>
      <w:r w:rsidRPr="005E6832">
        <w:rPr>
          <w:rFonts w:ascii="Cascadia Mono" w:hAnsi="Cascadia Mono" w:cs="Cascadia Mono"/>
          <w:color w:val="000000"/>
          <w:kern w:val="0"/>
          <w:sz w:val="16"/>
          <w:szCs w:val="16"/>
        </w:rPr>
        <w:t>&lt;</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&gt; values)</w:t>
      </w:r>
    </w:p>
    <w:p w14:paraId="71C73D5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0388679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count = 0;</w:t>
      </w:r>
    </w:p>
    <w:p w14:paraId="22FB5FA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 xml:space="preserve"> sum = 0.0;</w:t>
      </w:r>
    </w:p>
    <w:p w14:paraId="20925CC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foreach</w:t>
      </w:r>
      <w:r w:rsidRPr="005E6832">
        <w:rPr>
          <w:rFonts w:ascii="Cascadia Mono" w:hAnsi="Cascadia Mono" w:cs="Cascadia Mono"/>
          <w:color w:val="000000"/>
          <w:kern w:val="0"/>
          <w:sz w:val="16"/>
          <w:szCs w:val="16"/>
        </w:rPr>
        <w:t xml:space="preserve"> (var value </w:t>
      </w:r>
      <w:r w:rsidRPr="005E6832">
        <w:rPr>
          <w:rFonts w:ascii="Cascadia Mono" w:hAnsi="Cascadia Mono" w:cs="Cascadia Mono"/>
          <w:color w:val="0000FF"/>
          <w:kern w:val="0"/>
          <w:sz w:val="16"/>
          <w:szCs w:val="16"/>
        </w:rPr>
        <w:t>in</w:t>
      </w:r>
      <w:r w:rsidRPr="005E6832">
        <w:rPr>
          <w:rFonts w:ascii="Cascadia Mono" w:hAnsi="Cascadia Mono" w:cs="Cascadia Mono"/>
          <w:color w:val="000000"/>
          <w:kern w:val="0"/>
          <w:sz w:val="16"/>
          <w:szCs w:val="16"/>
        </w:rPr>
        <w:t xml:space="preserve"> values)</w:t>
      </w:r>
    </w:p>
    <w:p w14:paraId="29FEB5A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2B8AD22F"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count++;</w:t>
      </w:r>
    </w:p>
    <w:p w14:paraId="07AE0FBF"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sum += value;</w:t>
      </w:r>
    </w:p>
    <w:p w14:paraId="3B9ECE7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56641215"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//Creating an object of Tuple class by calling the static Create method</w:t>
      </w:r>
    </w:p>
    <w:p w14:paraId="5816A1D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Tuple&lt;</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 xml:space="preserve">&gt; t = </w:t>
      </w:r>
      <w:proofErr w:type="spellStart"/>
      <w:r w:rsidRPr="005E6832">
        <w:rPr>
          <w:rFonts w:ascii="Cascadia Mono" w:hAnsi="Cascadia Mono" w:cs="Cascadia Mono"/>
          <w:color w:val="000000"/>
          <w:kern w:val="0"/>
          <w:sz w:val="16"/>
          <w:szCs w:val="16"/>
        </w:rPr>
        <w:t>Tuple.Create</w:t>
      </w:r>
      <w:proofErr w:type="spellEnd"/>
      <w:r w:rsidRPr="005E6832">
        <w:rPr>
          <w:rFonts w:ascii="Cascadia Mono" w:hAnsi="Cascadia Mono" w:cs="Cascadia Mono"/>
          <w:color w:val="000000"/>
          <w:kern w:val="0"/>
          <w:sz w:val="16"/>
          <w:szCs w:val="16"/>
        </w:rPr>
        <w:t>(count, sum);</w:t>
      </w:r>
    </w:p>
    <w:p w14:paraId="774AC83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//Returning the tuple instance</w:t>
      </w:r>
    </w:p>
    <w:p w14:paraId="0AF08290"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return</w:t>
      </w:r>
      <w:r w:rsidRPr="005E6832">
        <w:rPr>
          <w:rFonts w:ascii="Cascadia Mono" w:hAnsi="Cascadia Mono" w:cs="Cascadia Mono"/>
          <w:color w:val="000000"/>
          <w:kern w:val="0"/>
          <w:sz w:val="16"/>
          <w:szCs w:val="16"/>
        </w:rPr>
        <w:t xml:space="preserve"> t;</w:t>
      </w:r>
    </w:p>
    <w:p w14:paraId="47CD7CF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3140FC55"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4D9BB773" w14:textId="251D1D7A" w:rsidR="005E6832" w:rsidRDefault="005E6832" w:rsidP="005E6832">
      <w:pPr>
        <w:jc w:val="both"/>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w:t>
      </w:r>
    </w:p>
    <w:p w14:paraId="4ED02B93" w14:textId="5DE39A3D" w:rsidR="000C7ADA" w:rsidRDefault="000C7ADA" w:rsidP="005E6832">
      <w:pPr>
        <w:jc w:val="both"/>
        <w:rPr>
          <w:rFonts w:ascii="Arial" w:hAnsi="Arial" w:cs="Arial"/>
          <w:color w:val="000000"/>
          <w:sz w:val="16"/>
          <w:szCs w:val="16"/>
          <w:shd w:val="clear" w:color="auto" w:fill="FFFFFF"/>
        </w:rPr>
      </w:pPr>
      <w:r w:rsidRPr="000C7ADA">
        <w:rPr>
          <w:rFonts w:ascii="Arial" w:hAnsi="Arial" w:cs="Arial"/>
          <w:noProof/>
          <w:color w:val="000000"/>
          <w:sz w:val="16"/>
          <w:szCs w:val="16"/>
          <w:shd w:val="clear" w:color="auto" w:fill="FFFFFF"/>
        </w:rPr>
        <w:drawing>
          <wp:inline distT="0" distB="0" distL="0" distR="0" wp14:anchorId="7FA10460" wp14:editId="7190D962">
            <wp:extent cx="2725331" cy="252483"/>
            <wp:effectExtent l="0" t="0" r="0" b="0"/>
            <wp:docPr id="41144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9562" name=""/>
                    <pic:cNvPicPr/>
                  </pic:nvPicPr>
                  <pic:blipFill>
                    <a:blip r:embed="rId46"/>
                    <a:stretch>
                      <a:fillRect/>
                    </a:stretch>
                  </pic:blipFill>
                  <pic:spPr>
                    <a:xfrm>
                      <a:off x="0" y="0"/>
                      <a:ext cx="2770509" cy="256668"/>
                    </a:xfrm>
                    <a:prstGeom prst="rect">
                      <a:avLst/>
                    </a:prstGeom>
                  </pic:spPr>
                </pic:pic>
              </a:graphicData>
            </a:graphic>
          </wp:inline>
        </w:drawing>
      </w:r>
    </w:p>
    <w:p w14:paraId="12A412E9" w14:textId="77777777" w:rsidR="00BA03ED" w:rsidRPr="00BA03ED" w:rsidRDefault="00BA03ED" w:rsidP="00BA03ED">
      <w:pPr>
        <w:jc w:val="both"/>
        <w:rPr>
          <w:rFonts w:ascii="Arial" w:hAnsi="Arial" w:cs="Arial"/>
          <w:shd w:val="clear" w:color="auto" w:fill="FFFFFF"/>
        </w:rPr>
      </w:pPr>
      <w:r w:rsidRPr="00BA03ED">
        <w:rPr>
          <w:shd w:val="clear" w:color="auto" w:fill="FFFFFF"/>
        </w:rPr>
        <w:t>Tuples in C# 7</w:t>
      </w:r>
    </w:p>
    <w:p w14:paraId="51FA40A2"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FF"/>
          <w:kern w:val="0"/>
          <w:sz w:val="16"/>
          <w:szCs w:val="16"/>
        </w:rPr>
        <w:lastRenderedPageBreak/>
        <w:t>using</w:t>
      </w:r>
      <w:r w:rsidRPr="00C55598">
        <w:rPr>
          <w:rFonts w:ascii="Cascadia Mono" w:hAnsi="Cascadia Mono" w:cs="Cascadia Mono"/>
          <w:color w:val="000000"/>
          <w:kern w:val="0"/>
          <w:sz w:val="16"/>
          <w:szCs w:val="16"/>
        </w:rPr>
        <w:t xml:space="preserve"> System;</w:t>
      </w:r>
    </w:p>
    <w:p w14:paraId="088E5AB3"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FF"/>
          <w:kern w:val="0"/>
          <w:sz w:val="16"/>
          <w:szCs w:val="16"/>
        </w:rPr>
        <w:t>using</w:t>
      </w:r>
      <w:r w:rsidRPr="00C55598">
        <w:rPr>
          <w:rFonts w:ascii="Cascadia Mono" w:hAnsi="Cascadia Mono" w:cs="Cascadia Mono"/>
          <w:color w:val="000000"/>
          <w:kern w:val="0"/>
          <w:sz w:val="16"/>
          <w:szCs w:val="16"/>
        </w:rPr>
        <w:t xml:space="preserve"> </w:t>
      </w:r>
      <w:proofErr w:type="spellStart"/>
      <w:r w:rsidRPr="00C55598">
        <w:rPr>
          <w:rFonts w:ascii="Cascadia Mono" w:hAnsi="Cascadia Mono" w:cs="Cascadia Mono"/>
          <w:color w:val="000000"/>
          <w:kern w:val="0"/>
          <w:sz w:val="16"/>
          <w:szCs w:val="16"/>
        </w:rPr>
        <w:t>System.Collections.Generic</w:t>
      </w:r>
      <w:proofErr w:type="spellEnd"/>
      <w:r w:rsidRPr="00C55598">
        <w:rPr>
          <w:rFonts w:ascii="Cascadia Mono" w:hAnsi="Cascadia Mono" w:cs="Cascadia Mono"/>
          <w:color w:val="000000"/>
          <w:kern w:val="0"/>
          <w:sz w:val="16"/>
          <w:szCs w:val="16"/>
        </w:rPr>
        <w:t>;</w:t>
      </w:r>
    </w:p>
    <w:p w14:paraId="583A4251"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FF"/>
          <w:kern w:val="0"/>
          <w:sz w:val="16"/>
          <w:szCs w:val="16"/>
        </w:rPr>
        <w:t>namespace</w:t>
      </w:r>
      <w:r w:rsidRPr="00C55598">
        <w:rPr>
          <w:rFonts w:ascii="Cascadia Mono" w:hAnsi="Cascadia Mono" w:cs="Cascadia Mono"/>
          <w:color w:val="000000"/>
          <w:kern w:val="0"/>
          <w:sz w:val="16"/>
          <w:szCs w:val="16"/>
        </w:rPr>
        <w:t xml:space="preserve"> </w:t>
      </w:r>
      <w:proofErr w:type="spellStart"/>
      <w:r w:rsidRPr="00C55598">
        <w:rPr>
          <w:rFonts w:ascii="Cascadia Mono" w:hAnsi="Cascadia Mono" w:cs="Cascadia Mono"/>
          <w:color w:val="000000"/>
          <w:kern w:val="0"/>
          <w:sz w:val="16"/>
          <w:szCs w:val="16"/>
        </w:rPr>
        <w:t>TulesDemo</w:t>
      </w:r>
      <w:proofErr w:type="spellEnd"/>
    </w:p>
    <w:p w14:paraId="4E0F0D98"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w:t>
      </w:r>
    </w:p>
    <w:p w14:paraId="328956D6"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class</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2B91AF"/>
          <w:kern w:val="0"/>
          <w:sz w:val="16"/>
          <w:szCs w:val="16"/>
        </w:rPr>
        <w:t>Program</w:t>
      </w:r>
    </w:p>
    <w:p w14:paraId="59D528AE"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61868C5A"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static</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void</w:t>
      </w:r>
      <w:r w:rsidRPr="00C55598">
        <w:rPr>
          <w:rFonts w:ascii="Cascadia Mono" w:hAnsi="Cascadia Mono" w:cs="Cascadia Mono"/>
          <w:color w:val="000000"/>
          <w:kern w:val="0"/>
          <w:sz w:val="16"/>
          <w:szCs w:val="16"/>
        </w:rPr>
        <w:t xml:space="preserve"> Main()</w:t>
      </w:r>
    </w:p>
    <w:p w14:paraId="01C33D2E"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3A0EB114"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var</w:t>
      </w:r>
      <w:r w:rsidRPr="00C55598">
        <w:rPr>
          <w:rFonts w:ascii="Cascadia Mono" w:hAnsi="Cascadia Mono" w:cs="Cascadia Mono"/>
          <w:color w:val="000000"/>
          <w:kern w:val="0"/>
          <w:sz w:val="16"/>
          <w:szCs w:val="16"/>
        </w:rPr>
        <w:t xml:space="preserve"> values = </w:t>
      </w:r>
      <w:r w:rsidRPr="00C55598">
        <w:rPr>
          <w:rFonts w:ascii="Cascadia Mono" w:hAnsi="Cascadia Mono" w:cs="Cascadia Mono"/>
          <w:color w:val="0000FF"/>
          <w:kern w:val="0"/>
          <w:sz w:val="16"/>
          <w:szCs w:val="16"/>
        </w:rPr>
        <w:t>new</w:t>
      </w:r>
      <w:r w:rsidRPr="00C55598">
        <w:rPr>
          <w:rFonts w:ascii="Cascadia Mono" w:hAnsi="Cascadia Mono" w:cs="Cascadia Mono"/>
          <w:color w:val="000000"/>
          <w:kern w:val="0"/>
          <w:sz w:val="16"/>
          <w:szCs w:val="16"/>
        </w:rPr>
        <w:t xml:space="preserve"> List&lt;</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&gt;() { 10, 20, 30, 40, 50 };</w:t>
      </w:r>
    </w:p>
    <w:p w14:paraId="60AC1BEA"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var</w:t>
      </w:r>
      <w:r w:rsidRPr="00C55598">
        <w:rPr>
          <w:rFonts w:ascii="Cascadia Mono" w:hAnsi="Cascadia Mono" w:cs="Cascadia Mono"/>
          <w:color w:val="000000"/>
          <w:kern w:val="0"/>
          <w:sz w:val="16"/>
          <w:szCs w:val="16"/>
        </w:rPr>
        <w:t xml:space="preserve"> result = </w:t>
      </w:r>
      <w:proofErr w:type="spellStart"/>
      <w:r w:rsidRPr="00C55598">
        <w:rPr>
          <w:rFonts w:ascii="Cascadia Mono" w:hAnsi="Cascadia Mono" w:cs="Cascadia Mono"/>
          <w:color w:val="000000"/>
          <w:kern w:val="0"/>
          <w:sz w:val="16"/>
          <w:szCs w:val="16"/>
        </w:rPr>
        <w:t>Calulate</w:t>
      </w:r>
      <w:proofErr w:type="spellEnd"/>
      <w:r w:rsidRPr="00C55598">
        <w:rPr>
          <w:rFonts w:ascii="Cascadia Mono" w:hAnsi="Cascadia Mono" w:cs="Cascadia Mono"/>
          <w:color w:val="000000"/>
          <w:kern w:val="0"/>
          <w:sz w:val="16"/>
          <w:szCs w:val="16"/>
        </w:rPr>
        <w:t>(values);</w:t>
      </w:r>
    </w:p>
    <w:p w14:paraId="45B7D412"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roofErr w:type="spellStart"/>
      <w:r w:rsidRPr="00C55598">
        <w:rPr>
          <w:rFonts w:ascii="Cascadia Mono" w:hAnsi="Cascadia Mono" w:cs="Cascadia Mono"/>
          <w:color w:val="000000"/>
          <w:kern w:val="0"/>
          <w:sz w:val="16"/>
          <w:szCs w:val="16"/>
        </w:rPr>
        <w:t>Console.WriteLine</w:t>
      </w:r>
      <w:proofErr w:type="spellEnd"/>
      <w:r w:rsidRPr="00C55598">
        <w:rPr>
          <w:rFonts w:ascii="Cascadia Mono" w:hAnsi="Cascadia Mono" w:cs="Cascadia Mono"/>
          <w:color w:val="000000"/>
          <w:kern w:val="0"/>
          <w:sz w:val="16"/>
          <w:szCs w:val="16"/>
        </w:rPr>
        <w:t>(</w:t>
      </w:r>
      <w:r w:rsidRPr="00C55598">
        <w:rPr>
          <w:rFonts w:ascii="Cascadia Mono" w:hAnsi="Cascadia Mono" w:cs="Cascadia Mono"/>
          <w:color w:val="A31515"/>
          <w:kern w:val="0"/>
          <w:sz w:val="16"/>
          <w:szCs w:val="16"/>
        </w:rPr>
        <w:t xml:space="preserve">$"There are </w:t>
      </w:r>
      <w:r w:rsidRPr="00C55598">
        <w:rPr>
          <w:rFonts w:ascii="Cascadia Mono" w:hAnsi="Cascadia Mono" w:cs="Cascadia Mono"/>
          <w:color w:val="000000"/>
          <w:kern w:val="0"/>
          <w:sz w:val="16"/>
          <w:szCs w:val="16"/>
        </w:rPr>
        <w:t>{</w:t>
      </w:r>
      <w:proofErr w:type="spellStart"/>
      <w:r w:rsidRPr="00C55598">
        <w:rPr>
          <w:rFonts w:ascii="Cascadia Mono" w:hAnsi="Cascadia Mono" w:cs="Cascadia Mono"/>
          <w:color w:val="000000"/>
          <w:kern w:val="0"/>
          <w:sz w:val="16"/>
          <w:szCs w:val="16"/>
        </w:rPr>
        <w:t>result.count</w:t>
      </w:r>
      <w:proofErr w:type="spellEnd"/>
      <w:r w:rsidRPr="00C55598">
        <w:rPr>
          <w:rFonts w:ascii="Cascadia Mono" w:hAnsi="Cascadia Mono" w:cs="Cascadia Mono"/>
          <w:color w:val="000000"/>
          <w:kern w:val="0"/>
          <w:sz w:val="16"/>
          <w:szCs w:val="16"/>
        </w:rPr>
        <w:t>}</w:t>
      </w:r>
      <w:r w:rsidRPr="00C55598">
        <w:rPr>
          <w:rFonts w:ascii="Cascadia Mono" w:hAnsi="Cascadia Mono" w:cs="Cascadia Mono"/>
          <w:color w:val="A31515"/>
          <w:kern w:val="0"/>
          <w:sz w:val="16"/>
          <w:szCs w:val="16"/>
        </w:rPr>
        <w:t xml:space="preserve"> values and their sum is </w:t>
      </w:r>
      <w:r w:rsidRPr="00C55598">
        <w:rPr>
          <w:rFonts w:ascii="Cascadia Mono" w:hAnsi="Cascadia Mono" w:cs="Cascadia Mono"/>
          <w:color w:val="000000"/>
          <w:kern w:val="0"/>
          <w:sz w:val="16"/>
          <w:szCs w:val="16"/>
        </w:rPr>
        <w:t>{</w:t>
      </w:r>
      <w:proofErr w:type="spellStart"/>
      <w:r w:rsidRPr="00C55598">
        <w:rPr>
          <w:rFonts w:ascii="Cascadia Mono" w:hAnsi="Cascadia Mono" w:cs="Cascadia Mono"/>
          <w:color w:val="000000"/>
          <w:kern w:val="0"/>
          <w:sz w:val="16"/>
          <w:szCs w:val="16"/>
        </w:rPr>
        <w:t>result.sum</w:t>
      </w:r>
      <w:proofErr w:type="spellEnd"/>
      <w:r w:rsidRPr="00C55598">
        <w:rPr>
          <w:rFonts w:ascii="Cascadia Mono" w:hAnsi="Cascadia Mono" w:cs="Cascadia Mono"/>
          <w:color w:val="000000"/>
          <w:kern w:val="0"/>
          <w:sz w:val="16"/>
          <w:szCs w:val="16"/>
        </w:rPr>
        <w:t>}</w:t>
      </w:r>
      <w:r w:rsidRPr="00C55598">
        <w:rPr>
          <w:rFonts w:ascii="Cascadia Mono" w:hAnsi="Cascadia Mono" w:cs="Cascadia Mono"/>
          <w:color w:val="A31515"/>
          <w:kern w:val="0"/>
          <w:sz w:val="16"/>
          <w:szCs w:val="16"/>
        </w:rPr>
        <w:t>"</w:t>
      </w:r>
      <w:r w:rsidRPr="00C55598">
        <w:rPr>
          <w:rFonts w:ascii="Cascadia Mono" w:hAnsi="Cascadia Mono" w:cs="Cascadia Mono"/>
          <w:color w:val="000000"/>
          <w:kern w:val="0"/>
          <w:sz w:val="16"/>
          <w:szCs w:val="16"/>
        </w:rPr>
        <w:t>);</w:t>
      </w:r>
    </w:p>
    <w:p w14:paraId="384F9E3E"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roofErr w:type="spellStart"/>
      <w:r w:rsidRPr="00C55598">
        <w:rPr>
          <w:rFonts w:ascii="Cascadia Mono" w:hAnsi="Cascadia Mono" w:cs="Cascadia Mono"/>
          <w:color w:val="000000"/>
          <w:kern w:val="0"/>
          <w:sz w:val="16"/>
          <w:szCs w:val="16"/>
        </w:rPr>
        <w:t>Console.ReadKey</w:t>
      </w:r>
      <w:proofErr w:type="spellEnd"/>
      <w:r w:rsidRPr="00C55598">
        <w:rPr>
          <w:rFonts w:ascii="Cascadia Mono" w:hAnsi="Cascadia Mono" w:cs="Cascadia Mono"/>
          <w:color w:val="000000"/>
          <w:kern w:val="0"/>
          <w:sz w:val="16"/>
          <w:szCs w:val="16"/>
        </w:rPr>
        <w:t>();</w:t>
      </w:r>
    </w:p>
    <w:p w14:paraId="617672FC"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18260BCF"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p>
    <w:p w14:paraId="069FCB03"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private</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static</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int</w:t>
      </w:r>
      <w:r w:rsidRPr="00C55598">
        <w:rPr>
          <w:rFonts w:ascii="Cascadia Mono" w:hAnsi="Cascadia Mono" w:cs="Cascadia Mono"/>
          <w:color w:val="000000"/>
          <w:kern w:val="0"/>
          <w:sz w:val="16"/>
          <w:szCs w:val="16"/>
        </w:rPr>
        <w:t xml:space="preserve"> count, </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 xml:space="preserve"> sum) </w:t>
      </w:r>
      <w:proofErr w:type="spellStart"/>
      <w:r w:rsidRPr="00C55598">
        <w:rPr>
          <w:rFonts w:ascii="Cascadia Mono" w:hAnsi="Cascadia Mono" w:cs="Cascadia Mono"/>
          <w:color w:val="000000"/>
          <w:kern w:val="0"/>
          <w:sz w:val="16"/>
          <w:szCs w:val="16"/>
        </w:rPr>
        <w:t>Calulate</w:t>
      </w:r>
      <w:proofErr w:type="spellEnd"/>
      <w:r w:rsidRPr="00C55598">
        <w:rPr>
          <w:rFonts w:ascii="Cascadia Mono" w:hAnsi="Cascadia Mono" w:cs="Cascadia Mono"/>
          <w:color w:val="000000"/>
          <w:kern w:val="0"/>
          <w:sz w:val="16"/>
          <w:szCs w:val="16"/>
        </w:rPr>
        <w:t>(</w:t>
      </w:r>
      <w:proofErr w:type="spellStart"/>
      <w:r w:rsidRPr="00C55598">
        <w:rPr>
          <w:rFonts w:ascii="Cascadia Mono" w:hAnsi="Cascadia Mono" w:cs="Cascadia Mono"/>
          <w:color w:val="000000"/>
          <w:kern w:val="0"/>
          <w:sz w:val="16"/>
          <w:szCs w:val="16"/>
        </w:rPr>
        <w:t>IEnumerable</w:t>
      </w:r>
      <w:proofErr w:type="spellEnd"/>
      <w:r w:rsidRPr="00C55598">
        <w:rPr>
          <w:rFonts w:ascii="Cascadia Mono" w:hAnsi="Cascadia Mono" w:cs="Cascadia Mono"/>
          <w:color w:val="000000"/>
          <w:kern w:val="0"/>
          <w:sz w:val="16"/>
          <w:szCs w:val="16"/>
        </w:rPr>
        <w:t>&lt;</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&gt; values)</w:t>
      </w:r>
    </w:p>
    <w:p w14:paraId="3B3BD827"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01E03480"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int</w:t>
      </w:r>
      <w:r w:rsidRPr="00C55598">
        <w:rPr>
          <w:rFonts w:ascii="Cascadia Mono" w:hAnsi="Cascadia Mono" w:cs="Cascadia Mono"/>
          <w:color w:val="000000"/>
          <w:kern w:val="0"/>
          <w:sz w:val="16"/>
          <w:szCs w:val="16"/>
        </w:rPr>
        <w:t xml:space="preserve"> count = 0;</w:t>
      </w:r>
    </w:p>
    <w:p w14:paraId="114ACE4C"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 xml:space="preserve"> sum = 0.0;</w:t>
      </w:r>
    </w:p>
    <w:p w14:paraId="7DD8EB23"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foreach</w:t>
      </w:r>
      <w:r w:rsidRPr="00C55598">
        <w:rPr>
          <w:rFonts w:ascii="Cascadia Mono" w:hAnsi="Cascadia Mono" w:cs="Cascadia Mono"/>
          <w:color w:val="000000"/>
          <w:kern w:val="0"/>
          <w:sz w:val="16"/>
          <w:szCs w:val="16"/>
        </w:rPr>
        <w:t xml:space="preserve"> (var value </w:t>
      </w:r>
      <w:r w:rsidRPr="00C55598">
        <w:rPr>
          <w:rFonts w:ascii="Cascadia Mono" w:hAnsi="Cascadia Mono" w:cs="Cascadia Mono"/>
          <w:color w:val="0000FF"/>
          <w:kern w:val="0"/>
          <w:sz w:val="16"/>
          <w:szCs w:val="16"/>
        </w:rPr>
        <w:t>in</w:t>
      </w:r>
      <w:r w:rsidRPr="00C55598">
        <w:rPr>
          <w:rFonts w:ascii="Cascadia Mono" w:hAnsi="Cascadia Mono" w:cs="Cascadia Mono"/>
          <w:color w:val="000000"/>
          <w:kern w:val="0"/>
          <w:sz w:val="16"/>
          <w:szCs w:val="16"/>
        </w:rPr>
        <w:t xml:space="preserve"> values)</w:t>
      </w:r>
    </w:p>
    <w:p w14:paraId="05C19109"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6DE5A85C"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count++;</w:t>
      </w:r>
    </w:p>
    <w:p w14:paraId="1E78C411"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sum += value;</w:t>
      </w:r>
    </w:p>
    <w:p w14:paraId="1A06705B"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04112509"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return</w:t>
      </w:r>
      <w:r w:rsidRPr="00C55598">
        <w:rPr>
          <w:rFonts w:ascii="Cascadia Mono" w:hAnsi="Cascadia Mono" w:cs="Cascadia Mono"/>
          <w:color w:val="000000"/>
          <w:kern w:val="0"/>
          <w:sz w:val="16"/>
          <w:szCs w:val="16"/>
        </w:rPr>
        <w:t xml:space="preserve"> (count, sum);</w:t>
      </w:r>
    </w:p>
    <w:p w14:paraId="20C672CF"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782F2CF0"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31A742B1" w14:textId="44DBE6CD" w:rsidR="00C55598" w:rsidRDefault="00C55598" w:rsidP="00C55598">
      <w:pPr>
        <w:jc w:val="both"/>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w:t>
      </w:r>
    </w:p>
    <w:p w14:paraId="41AC008D" w14:textId="7E9DF956" w:rsidR="007F2C78" w:rsidRDefault="007F2C78" w:rsidP="00C55598">
      <w:pPr>
        <w:jc w:val="both"/>
        <w:rPr>
          <w:rFonts w:ascii="Arial" w:hAnsi="Arial" w:cs="Arial"/>
          <w:color w:val="000000"/>
          <w:sz w:val="16"/>
          <w:szCs w:val="16"/>
          <w:shd w:val="clear" w:color="auto" w:fill="FFFFFF"/>
        </w:rPr>
      </w:pPr>
      <w:r w:rsidRPr="000C7ADA">
        <w:rPr>
          <w:rFonts w:ascii="Arial" w:hAnsi="Arial" w:cs="Arial"/>
          <w:noProof/>
          <w:color w:val="000000"/>
          <w:sz w:val="16"/>
          <w:szCs w:val="16"/>
          <w:shd w:val="clear" w:color="auto" w:fill="FFFFFF"/>
        </w:rPr>
        <w:drawing>
          <wp:inline distT="0" distB="0" distL="0" distR="0" wp14:anchorId="0D734976" wp14:editId="4B5A2059">
            <wp:extent cx="2456597" cy="227586"/>
            <wp:effectExtent l="0" t="0" r="1270" b="1270"/>
            <wp:docPr id="92860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9562" name=""/>
                    <pic:cNvPicPr/>
                  </pic:nvPicPr>
                  <pic:blipFill>
                    <a:blip r:embed="rId46"/>
                    <a:stretch>
                      <a:fillRect/>
                    </a:stretch>
                  </pic:blipFill>
                  <pic:spPr>
                    <a:xfrm>
                      <a:off x="0" y="0"/>
                      <a:ext cx="2510747" cy="232603"/>
                    </a:xfrm>
                    <a:prstGeom prst="rect">
                      <a:avLst/>
                    </a:prstGeom>
                  </pic:spPr>
                </pic:pic>
              </a:graphicData>
            </a:graphic>
          </wp:inline>
        </w:drawing>
      </w:r>
    </w:p>
    <w:p w14:paraId="33982CF7" w14:textId="77777777" w:rsidR="00DD5200" w:rsidRPr="00764BF8" w:rsidRDefault="00DD5200" w:rsidP="00764BF8">
      <w:pPr>
        <w:jc w:val="both"/>
        <w:rPr>
          <w:rFonts w:ascii="Arial" w:hAnsi="Arial" w:cs="Arial"/>
          <w:b/>
          <w:bCs/>
          <w:color w:val="000000"/>
          <w:shd w:val="clear" w:color="auto" w:fill="FFFFFF"/>
        </w:rPr>
      </w:pPr>
      <w:r w:rsidRPr="00764BF8">
        <w:rPr>
          <w:rFonts w:ascii="Arial" w:hAnsi="Arial" w:cs="Arial"/>
          <w:b/>
          <w:bCs/>
          <w:color w:val="000000"/>
          <w:shd w:val="clear" w:color="auto" w:fill="FFFFFF"/>
        </w:rPr>
        <w:t>Covariance and Contravariance</w:t>
      </w:r>
    </w:p>
    <w:p w14:paraId="74AA436E" w14:textId="36FC6E25" w:rsidR="00DD5200" w:rsidRPr="00764BF8" w:rsidRDefault="00BB5260" w:rsidP="00764BF8">
      <w:pPr>
        <w:jc w:val="both"/>
        <w:rPr>
          <w:rFonts w:ascii="Arial" w:hAnsi="Arial" w:cs="Arial"/>
          <w:color w:val="000000"/>
          <w:shd w:val="clear" w:color="auto" w:fill="FFFFFF"/>
        </w:rPr>
      </w:pPr>
      <w:r>
        <w:rPr>
          <w:rFonts w:ascii="Arial" w:hAnsi="Arial" w:cs="Arial"/>
          <w:color w:val="000000"/>
          <w:shd w:val="clear" w:color="auto" w:fill="FFFFFF"/>
        </w:rPr>
        <w:t>C</w:t>
      </w:r>
      <w:r w:rsidR="00DD5200" w:rsidRPr="00764BF8">
        <w:rPr>
          <w:rFonts w:ascii="Arial" w:hAnsi="Arial" w:cs="Arial"/>
          <w:color w:val="000000"/>
          <w:shd w:val="clear" w:color="auto" w:fill="FFFFFF"/>
        </w:rPr>
        <w:t>ovariance and contravariance enable implicit reference conversion for array types, delegate types, and generic type arguments. Covariance preserves assignment compatibility and contravariance reverses it.</w:t>
      </w:r>
    </w:p>
    <w:p w14:paraId="42E9D3B0" w14:textId="77777777" w:rsidR="00DD5200" w:rsidRPr="00764BF8" w:rsidRDefault="00DD5200" w:rsidP="00764BF8">
      <w:pPr>
        <w:jc w:val="both"/>
        <w:rPr>
          <w:rFonts w:ascii="Arial" w:hAnsi="Arial" w:cs="Arial"/>
          <w:color w:val="000000"/>
          <w:shd w:val="clear" w:color="auto" w:fill="FFFFFF"/>
        </w:rPr>
      </w:pPr>
      <w:r w:rsidRPr="00764BF8">
        <w:rPr>
          <w:rFonts w:ascii="Arial" w:hAnsi="Arial" w:cs="Arial"/>
          <w:color w:val="000000"/>
          <w:shd w:val="clear" w:color="auto" w:fill="FFFFFF"/>
        </w:rPr>
        <w:t>The following code demonstrates the difference between assignment compatibility, covariance, and contravariance.</w:t>
      </w:r>
    </w:p>
    <w:p w14:paraId="50DCD4F5"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Assignment compatibility.</w:t>
      </w:r>
    </w:p>
    <w:p w14:paraId="42E29A2A"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str = </w:t>
      </w:r>
      <w:r>
        <w:rPr>
          <w:rFonts w:ascii="Cascadia Mono" w:hAnsi="Cascadia Mono" w:cs="Cascadia Mono"/>
          <w:color w:val="A31515"/>
          <w:kern w:val="0"/>
          <w:sz w:val="19"/>
          <w:szCs w:val="19"/>
        </w:rPr>
        <w:t>"test"</w:t>
      </w:r>
      <w:r>
        <w:rPr>
          <w:rFonts w:ascii="Cascadia Mono" w:hAnsi="Cascadia Mono" w:cs="Cascadia Mono"/>
          <w:color w:val="000000"/>
          <w:kern w:val="0"/>
          <w:sz w:val="19"/>
          <w:szCs w:val="19"/>
        </w:rPr>
        <w:t>;</w:t>
      </w:r>
    </w:p>
    <w:p w14:paraId="0A410AF6"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 object of a more derived type is assigned to an object of a less derived type.</w:t>
      </w:r>
    </w:p>
    <w:p w14:paraId="7C4E40B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w:t>
      </w:r>
      <w:proofErr w:type="spellEnd"/>
      <w:r>
        <w:rPr>
          <w:rFonts w:ascii="Cascadia Mono" w:hAnsi="Cascadia Mono" w:cs="Cascadia Mono"/>
          <w:color w:val="000000"/>
          <w:kern w:val="0"/>
          <w:sz w:val="19"/>
          <w:szCs w:val="19"/>
        </w:rPr>
        <w:t xml:space="preserve"> = str;</w:t>
      </w:r>
    </w:p>
    <w:p w14:paraId="61152237"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p>
    <w:p w14:paraId="02CE7652"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Covariance.</w:t>
      </w:r>
    </w:p>
    <w:p w14:paraId="459DCF3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strings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5222C633"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 object that is instantiated with a more derived type argument</w:t>
      </w:r>
    </w:p>
    <w:p w14:paraId="1B1A67E0"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is assigned to an object instantiated with a less derived type argument.</w:t>
      </w:r>
    </w:p>
    <w:p w14:paraId="5F0FAB9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Assignment compatibility is preserved.</w:t>
      </w:r>
    </w:p>
    <w:p w14:paraId="7736373C"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&gt; objects = strings;</w:t>
      </w:r>
    </w:p>
    <w:p w14:paraId="75F1FD4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p>
    <w:p w14:paraId="5F8E1F4C"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Contravariance.</w:t>
      </w:r>
    </w:p>
    <w:p w14:paraId="6A53A1B7"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Assume that the following method is in the class:</w:t>
      </w:r>
    </w:p>
    <w:p w14:paraId="256FD408"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SetObject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o) { }</w:t>
      </w:r>
    </w:p>
    <w:p w14:paraId="4E25F59F"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Action&lt;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actObject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SetObject</w:t>
      </w:r>
      <w:proofErr w:type="spellEnd"/>
      <w:r>
        <w:rPr>
          <w:rFonts w:ascii="Cascadia Mono" w:hAnsi="Cascadia Mono" w:cs="Cascadia Mono"/>
          <w:color w:val="000000"/>
          <w:kern w:val="0"/>
          <w:sz w:val="19"/>
          <w:szCs w:val="19"/>
        </w:rPr>
        <w:t>;</w:t>
      </w:r>
    </w:p>
    <w:p w14:paraId="214CAFE0"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 object that is instantiated with a less derived type argument</w:t>
      </w:r>
    </w:p>
    <w:p w14:paraId="1603F96C"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is assigned to an object instantiated with a more derived type argument.</w:t>
      </w:r>
    </w:p>
    <w:p w14:paraId="31845DEE"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Assignment compatibility is reversed.</w:t>
      </w:r>
    </w:p>
    <w:p w14:paraId="5F72AD19" w14:textId="3E14480E" w:rsidR="00DD5200" w:rsidRDefault="00DD5200" w:rsidP="00DD5200">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Action&lt;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actString</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actObject</w:t>
      </w:r>
      <w:proofErr w:type="spellEnd"/>
      <w:r>
        <w:rPr>
          <w:rFonts w:ascii="Cascadia Mono" w:hAnsi="Cascadia Mono" w:cs="Cascadia Mono"/>
          <w:color w:val="000000"/>
          <w:kern w:val="0"/>
          <w:sz w:val="19"/>
          <w:szCs w:val="19"/>
        </w:rPr>
        <w:t>;</w:t>
      </w:r>
    </w:p>
    <w:p w14:paraId="63267953" w14:textId="717F8491" w:rsidR="0082377C" w:rsidRPr="0016715B" w:rsidRDefault="0016715B" w:rsidP="00DD5200">
      <w:pPr>
        <w:jc w:val="both"/>
        <w:rPr>
          <w:rFonts w:ascii="Cascadia Mono" w:hAnsi="Cascadia Mono" w:cs="Cascadia Mono"/>
          <w:b/>
          <w:bCs/>
          <w:color w:val="000000"/>
          <w:kern w:val="0"/>
          <w:sz w:val="19"/>
          <w:szCs w:val="19"/>
        </w:rPr>
      </w:pPr>
      <w:r w:rsidRPr="0016715B">
        <w:rPr>
          <w:rFonts w:ascii="Roboto" w:hAnsi="Roboto"/>
          <w:b/>
          <w:bCs/>
          <w:color w:val="212529"/>
          <w:shd w:val="clear" w:color="auto" w:fill="FFFFFF"/>
        </w:rPr>
        <w:t>Preprocessor directives</w:t>
      </w:r>
    </w:p>
    <w:p w14:paraId="3BDC46C8" w14:textId="13AFDA0E" w:rsidR="0082377C" w:rsidRDefault="0082377C" w:rsidP="00DD5200">
      <w:pPr>
        <w:jc w:val="both"/>
        <w:rPr>
          <w:rFonts w:ascii="Roboto" w:hAnsi="Roboto"/>
          <w:color w:val="212529"/>
          <w:shd w:val="clear" w:color="auto" w:fill="FFFFFF"/>
        </w:rPr>
      </w:pPr>
      <w:r>
        <w:rPr>
          <w:rFonts w:ascii="Roboto" w:hAnsi="Roboto"/>
          <w:color w:val="212529"/>
          <w:shd w:val="clear" w:color="auto" w:fill="FFFFFF"/>
        </w:rPr>
        <w:t>C# contains two preprocessor directives, </w:t>
      </w:r>
      <w:r>
        <w:rPr>
          <w:rStyle w:val="citchapbm"/>
          <w:rFonts w:ascii="Courier New" w:hAnsi="Courier New" w:cs="Courier New"/>
          <w:color w:val="212529"/>
          <w:shd w:val="clear" w:color="auto" w:fill="FFFFFF"/>
        </w:rPr>
        <w:t>#region</w:t>
      </w:r>
      <w:r>
        <w:rPr>
          <w:rFonts w:ascii="Roboto" w:hAnsi="Roboto"/>
          <w:color w:val="212529"/>
          <w:shd w:val="clear" w:color="auto" w:fill="FFFFFF"/>
        </w:rPr>
        <w:t> and </w:t>
      </w:r>
      <w:r>
        <w:rPr>
          <w:rStyle w:val="citchapbm"/>
          <w:rFonts w:ascii="Courier New" w:hAnsi="Courier New" w:cs="Courier New"/>
          <w:color w:val="212529"/>
          <w:shd w:val="clear" w:color="auto" w:fill="FFFFFF"/>
        </w:rPr>
        <w:t>#endregion</w:t>
      </w:r>
      <w:r>
        <w:rPr>
          <w:rFonts w:ascii="Roboto" w:hAnsi="Roboto"/>
          <w:color w:val="212529"/>
          <w:shd w:val="clear" w:color="auto" w:fill="FFFFFF"/>
        </w:rPr>
        <w:t xml:space="preserve">, that are useful only within the context of visual code editors. Code editors, such as Microsoft Visual Studio, can </w:t>
      </w:r>
      <w:r>
        <w:rPr>
          <w:rFonts w:ascii="Roboto" w:hAnsi="Roboto"/>
          <w:color w:val="212529"/>
          <w:shd w:val="clear" w:color="auto" w:fill="FFFFFF"/>
        </w:rPr>
        <w:lastRenderedPageBreak/>
        <w:t>search through source code and find these directives to provide editor features when writing code.</w:t>
      </w:r>
    </w:p>
    <w:p w14:paraId="23DF92DF" w14:textId="77777777" w:rsidR="005514BE" w:rsidRPr="005514BE" w:rsidRDefault="005514BE" w:rsidP="005514BE">
      <w:pPr>
        <w:jc w:val="both"/>
        <w:rPr>
          <w:rFonts w:ascii="Roboto" w:hAnsi="Roboto"/>
          <w:b/>
          <w:bCs/>
          <w:color w:val="212529"/>
          <w:shd w:val="clear" w:color="auto" w:fill="FFFFFF"/>
        </w:rPr>
      </w:pPr>
      <w:r w:rsidRPr="005514BE">
        <w:rPr>
          <w:rFonts w:ascii="Roboto" w:hAnsi="Roboto"/>
          <w:b/>
          <w:bCs/>
          <w:color w:val="212529"/>
          <w:shd w:val="clear" w:color="auto" w:fill="FFFFFF"/>
        </w:rPr>
        <w:t>What’s meaning of Mutable and Immutable in English?</w:t>
      </w:r>
    </w:p>
    <w:p w14:paraId="53122976" w14:textId="77777777" w:rsidR="005514BE" w:rsidRPr="005514BE" w:rsidRDefault="005514BE" w:rsidP="005514BE">
      <w:pPr>
        <w:jc w:val="both"/>
        <w:rPr>
          <w:rFonts w:ascii="Roboto" w:hAnsi="Roboto"/>
          <w:color w:val="212529"/>
          <w:shd w:val="clear" w:color="auto" w:fill="FFFFFF"/>
        </w:rPr>
      </w:pPr>
      <w:r w:rsidRPr="005514BE">
        <w:rPr>
          <w:rFonts w:ascii="Roboto" w:hAnsi="Roboto"/>
          <w:color w:val="212529"/>
          <w:shd w:val="clear" w:color="auto" w:fill="FFFFFF"/>
        </w:rPr>
        <w:t>Answers are.</w:t>
      </w:r>
    </w:p>
    <w:p w14:paraId="7ACD7EE6" w14:textId="77777777" w:rsidR="005514BE" w:rsidRPr="00C806EC" w:rsidRDefault="005514BE" w:rsidP="00C806EC">
      <w:pPr>
        <w:pStyle w:val="ListParagraph"/>
        <w:numPr>
          <w:ilvl w:val="0"/>
          <w:numId w:val="14"/>
        </w:numPr>
        <w:jc w:val="both"/>
        <w:rPr>
          <w:rFonts w:ascii="Roboto" w:hAnsi="Roboto"/>
          <w:color w:val="212529"/>
          <w:shd w:val="clear" w:color="auto" w:fill="FFFFFF"/>
        </w:rPr>
      </w:pPr>
      <w:r w:rsidRPr="00C806EC">
        <w:rPr>
          <w:rFonts w:ascii="Roboto" w:hAnsi="Roboto"/>
          <w:b/>
          <w:bCs/>
          <w:color w:val="212529"/>
          <w:shd w:val="clear" w:color="auto" w:fill="FFFFFF"/>
        </w:rPr>
        <w:t>Mutable:</w:t>
      </w:r>
      <w:r w:rsidRPr="00C806EC">
        <w:rPr>
          <w:rFonts w:ascii="Roboto" w:hAnsi="Roboto"/>
          <w:color w:val="212529"/>
          <w:shd w:val="clear" w:color="auto" w:fill="FFFFFF"/>
        </w:rPr>
        <w:t> Can change</w:t>
      </w:r>
    </w:p>
    <w:p w14:paraId="388A3CC9" w14:textId="77777777" w:rsidR="005514BE" w:rsidRPr="00C806EC" w:rsidRDefault="005514BE" w:rsidP="00C806EC">
      <w:pPr>
        <w:pStyle w:val="ListParagraph"/>
        <w:numPr>
          <w:ilvl w:val="0"/>
          <w:numId w:val="14"/>
        </w:numPr>
        <w:jc w:val="both"/>
        <w:rPr>
          <w:rFonts w:ascii="Roboto" w:hAnsi="Roboto"/>
          <w:color w:val="212529"/>
          <w:shd w:val="clear" w:color="auto" w:fill="FFFFFF"/>
        </w:rPr>
      </w:pPr>
      <w:r w:rsidRPr="00C806EC">
        <w:rPr>
          <w:rFonts w:ascii="Roboto" w:hAnsi="Roboto"/>
          <w:b/>
          <w:bCs/>
          <w:color w:val="212529"/>
          <w:shd w:val="clear" w:color="auto" w:fill="FFFFFF"/>
        </w:rPr>
        <w:t>Immutable:</w:t>
      </w:r>
      <w:r w:rsidRPr="00C806EC">
        <w:rPr>
          <w:rFonts w:ascii="Roboto" w:hAnsi="Roboto"/>
          <w:color w:val="212529"/>
          <w:shd w:val="clear" w:color="auto" w:fill="FFFFFF"/>
        </w:rPr>
        <w:t> Cannot Change</w:t>
      </w:r>
    </w:p>
    <w:p w14:paraId="2A4AAEFB" w14:textId="77777777" w:rsidR="005514BE" w:rsidRPr="005514BE" w:rsidRDefault="005514BE" w:rsidP="005514BE">
      <w:pPr>
        <w:jc w:val="both"/>
        <w:rPr>
          <w:rFonts w:ascii="Roboto" w:hAnsi="Roboto"/>
          <w:color w:val="212529"/>
          <w:shd w:val="clear" w:color="auto" w:fill="FFFFFF"/>
        </w:rPr>
      </w:pPr>
      <w:r w:rsidRPr="005514BE">
        <w:rPr>
          <w:rFonts w:ascii="Roboto" w:hAnsi="Roboto"/>
          <w:color w:val="212529"/>
          <w:shd w:val="clear" w:color="auto" w:fill="FFFFFF"/>
        </w:rPr>
        <w:t>In simple words we can say, immutable means object cannot be changed once it is created. If you want to change, you have to create new object/ assign new memory. Example of immutable type is string in C#.</w:t>
      </w:r>
    </w:p>
    <w:p w14:paraId="3E6B5A35" w14:textId="5F7A2F7B" w:rsidR="006B77AB" w:rsidRDefault="006B77AB" w:rsidP="0082377C">
      <w:pPr>
        <w:jc w:val="both"/>
        <w:rPr>
          <w:rFonts w:ascii="Arial" w:hAnsi="Arial" w:cs="Arial"/>
          <w:b/>
          <w:bCs/>
          <w:color w:val="000000"/>
          <w:shd w:val="clear" w:color="auto" w:fill="FFFFFF"/>
        </w:rPr>
      </w:pPr>
      <w:r w:rsidRPr="0082377C">
        <w:rPr>
          <w:rFonts w:ascii="Arial" w:hAnsi="Arial" w:cs="Arial"/>
          <w:b/>
          <w:bCs/>
          <w:color w:val="000000"/>
          <w:shd w:val="clear" w:color="auto" w:fill="FFFFFF"/>
        </w:rPr>
        <w:t>Record types in C#</w:t>
      </w:r>
    </w:p>
    <w:p w14:paraId="21F76B68" w14:textId="77777777" w:rsidR="002D1737" w:rsidRPr="002D1737" w:rsidRDefault="002D1737" w:rsidP="002D1737">
      <w:pPr>
        <w:jc w:val="both"/>
        <w:rPr>
          <w:rFonts w:ascii="Roboto" w:hAnsi="Roboto"/>
          <w:color w:val="212529"/>
          <w:shd w:val="clear" w:color="auto" w:fill="FFFFFF"/>
        </w:rPr>
      </w:pPr>
      <w:r w:rsidRPr="002D1737">
        <w:rPr>
          <w:rFonts w:ascii="Roboto" w:hAnsi="Roboto"/>
          <w:color w:val="212529"/>
          <w:shd w:val="clear" w:color="auto" w:fill="FFFFFF"/>
        </w:rPr>
        <w:t>How to create Record Type?</w:t>
      </w:r>
    </w:p>
    <w:p w14:paraId="2BE04601" w14:textId="77777777" w:rsidR="002D1737" w:rsidRPr="002D1737" w:rsidRDefault="002D1737" w:rsidP="002D1737">
      <w:pPr>
        <w:jc w:val="both"/>
        <w:rPr>
          <w:rFonts w:ascii="Roboto" w:hAnsi="Roboto"/>
          <w:color w:val="212529"/>
          <w:shd w:val="clear" w:color="auto" w:fill="FFFFFF"/>
        </w:rPr>
      </w:pPr>
      <w:r w:rsidRPr="002D1737">
        <w:rPr>
          <w:rFonts w:ascii="Roboto" w:hAnsi="Roboto"/>
          <w:color w:val="212529"/>
          <w:shd w:val="clear" w:color="auto" w:fill="FFFFFF"/>
        </w:rPr>
        <w:t>Let’s try to implement Record Type in the Member class. See the below code.</w:t>
      </w:r>
    </w:p>
    <w:p w14:paraId="3BE3CF35"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record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Member</w:t>
      </w:r>
    </w:p>
    <w:p w14:paraId="2D90FF12"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60EB6"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4DBF264C"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392D04B5"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0F1A5818"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Address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7BEB03CA" w14:textId="00B23703" w:rsidR="00A550D3" w:rsidRDefault="002D1737" w:rsidP="002D1737">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p>
    <w:p w14:paraId="6E1B0C27" w14:textId="77777777" w:rsidR="00A550D3" w:rsidRDefault="00A550D3" w:rsidP="00A550D3">
      <w:pPr>
        <w:autoSpaceDE w:val="0"/>
        <w:autoSpaceDN w:val="0"/>
        <w:adjustRightInd w:val="0"/>
        <w:spacing w:after="0" w:line="240" w:lineRule="auto"/>
        <w:rPr>
          <w:rFonts w:ascii="Cascadia Mono" w:hAnsi="Cascadia Mono" w:cs="Cascadia Mono"/>
          <w:color w:val="0000FF"/>
          <w:kern w:val="0"/>
          <w:sz w:val="19"/>
          <w:szCs w:val="19"/>
        </w:rPr>
      </w:pPr>
    </w:p>
    <w:p w14:paraId="01DAAE14" w14:textId="167C41C2" w:rsidR="00A550D3" w:rsidRDefault="002D1737" w:rsidP="002D1737">
      <w:pPr>
        <w:jc w:val="both"/>
        <w:rPr>
          <w:rFonts w:ascii="Roboto" w:hAnsi="Roboto"/>
          <w:color w:val="212529"/>
          <w:shd w:val="clear" w:color="auto" w:fill="FFFFFF"/>
        </w:rPr>
      </w:pPr>
      <w:r w:rsidRPr="002D1737">
        <w:rPr>
          <w:rFonts w:ascii="Roboto" w:hAnsi="Roboto"/>
          <w:color w:val="212529"/>
          <w:shd w:val="clear" w:color="auto" w:fill="FFFFFF"/>
        </w:rPr>
        <w:t>The only change is we have replaced the “Class” keyword with “Record”. Now Member record type is treated as an immutable data value.</w:t>
      </w:r>
    </w:p>
    <w:p w14:paraId="63B0E798" w14:textId="77777777" w:rsidR="00AF623A" w:rsidRPr="003B2EC5" w:rsidRDefault="00AF623A" w:rsidP="00AF623A">
      <w:pPr>
        <w:jc w:val="both"/>
        <w:rPr>
          <w:rFonts w:ascii="Roboto" w:hAnsi="Roboto"/>
          <w:b/>
          <w:bCs/>
          <w:color w:val="212529"/>
          <w:shd w:val="clear" w:color="auto" w:fill="FFFFFF"/>
        </w:rPr>
      </w:pPr>
      <w:r w:rsidRPr="003B2EC5">
        <w:rPr>
          <w:rFonts w:ascii="Roboto" w:hAnsi="Roboto"/>
          <w:b/>
          <w:bCs/>
          <w:color w:val="212529"/>
          <w:shd w:val="clear" w:color="auto" w:fill="FFFFFF"/>
        </w:rPr>
        <w:t>With expression</w:t>
      </w:r>
    </w:p>
    <w:p w14:paraId="709A3628" w14:textId="498861E5" w:rsidR="00AF623A" w:rsidRDefault="00AF623A" w:rsidP="002D1737">
      <w:pPr>
        <w:jc w:val="both"/>
        <w:rPr>
          <w:rFonts w:ascii="Cascadia Mono" w:hAnsi="Cascadia Mono" w:cs="Cascadia Mono"/>
          <w:color w:val="0000FF"/>
          <w:kern w:val="0"/>
          <w:sz w:val="19"/>
          <w:szCs w:val="19"/>
        </w:rPr>
      </w:pPr>
      <w:r w:rsidRPr="00AF623A">
        <w:rPr>
          <w:rFonts w:ascii="Roboto" w:hAnsi="Roboto"/>
          <w:color w:val="212529"/>
          <w:shd w:val="clear" w:color="auto" w:fill="FFFFFF"/>
        </w:rPr>
        <w:t>C# 9.0 introduces the “</w:t>
      </w:r>
      <w:r w:rsidRPr="003B2EC5">
        <w:rPr>
          <w:rFonts w:ascii="Roboto" w:hAnsi="Roboto"/>
          <w:b/>
          <w:bCs/>
          <w:color w:val="212529"/>
          <w:shd w:val="clear" w:color="auto" w:fill="FFFFFF"/>
        </w:rPr>
        <w:t>With</w:t>
      </w:r>
      <w:r w:rsidRPr="00AF623A">
        <w:rPr>
          <w:rFonts w:ascii="Roboto" w:hAnsi="Roboto"/>
          <w:color w:val="212529"/>
          <w:shd w:val="clear" w:color="auto" w:fill="FFFFFF"/>
        </w:rPr>
        <w:t xml:space="preserve">” expression with </w:t>
      </w:r>
      <w:proofErr w:type="spellStart"/>
      <w:r w:rsidRPr="00AF623A">
        <w:rPr>
          <w:rFonts w:ascii="Roboto" w:hAnsi="Roboto"/>
          <w:color w:val="212529"/>
          <w:shd w:val="clear" w:color="auto" w:fill="FFFFFF"/>
        </w:rPr>
        <w:t>RecordType</w:t>
      </w:r>
      <w:proofErr w:type="spellEnd"/>
      <w:r w:rsidRPr="00AF623A">
        <w:rPr>
          <w:rFonts w:ascii="Roboto" w:hAnsi="Roboto"/>
          <w:color w:val="212529"/>
          <w:shd w:val="clear" w:color="auto" w:fill="FFFFFF"/>
        </w:rPr>
        <w:t>. It is mainly used to create new objects more effectively.</w:t>
      </w:r>
    </w:p>
    <w:p w14:paraId="363782A3" w14:textId="3D54F435"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0A9B6BED"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07882C3B"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TulesDemo</w:t>
      </w:r>
      <w:proofErr w:type="spellEnd"/>
    </w:p>
    <w:p w14:paraId="0E1591B4"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8357B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record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Member</w:t>
      </w:r>
    </w:p>
    <w:p w14:paraId="05C80F1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F7036C"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2D4B36EE"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3987032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0B8FEB7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Address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2B4841D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11BAC2"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5936510F"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13D08937"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422CB18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A2C0B6"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member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Member</w:t>
      </w:r>
    </w:p>
    <w:p w14:paraId="49C7E2F4"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5A868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Id = 1,</w:t>
      </w:r>
    </w:p>
    <w:p w14:paraId="6FE6D0DC"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FirstName = </w:t>
      </w:r>
      <w:r>
        <w:rPr>
          <w:rFonts w:ascii="Cascadia Mono" w:hAnsi="Cascadia Mono" w:cs="Cascadia Mono"/>
          <w:color w:val="A31515"/>
          <w:kern w:val="0"/>
          <w:sz w:val="19"/>
          <w:szCs w:val="19"/>
        </w:rPr>
        <w:t>"Kirtesh"</w:t>
      </w:r>
      <w:r>
        <w:rPr>
          <w:rFonts w:ascii="Cascadia Mono" w:hAnsi="Cascadia Mono" w:cs="Cascadia Mono"/>
          <w:color w:val="000000"/>
          <w:kern w:val="0"/>
          <w:sz w:val="19"/>
          <w:szCs w:val="19"/>
        </w:rPr>
        <w:t>,</w:t>
      </w:r>
    </w:p>
    <w:p w14:paraId="04E78B80"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LastName = </w:t>
      </w:r>
      <w:r>
        <w:rPr>
          <w:rFonts w:ascii="Cascadia Mono" w:hAnsi="Cascadia Mono" w:cs="Cascadia Mono"/>
          <w:color w:val="A31515"/>
          <w:kern w:val="0"/>
          <w:sz w:val="19"/>
          <w:szCs w:val="19"/>
        </w:rPr>
        <w:t>"Shah"</w:t>
      </w:r>
      <w:r>
        <w:rPr>
          <w:rFonts w:ascii="Cascadia Mono" w:hAnsi="Cascadia Mono" w:cs="Cascadia Mono"/>
          <w:color w:val="000000"/>
          <w:kern w:val="0"/>
          <w:sz w:val="19"/>
          <w:szCs w:val="19"/>
        </w:rPr>
        <w:t>,</w:t>
      </w:r>
    </w:p>
    <w:p w14:paraId="41DF5F7A"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Address = </w:t>
      </w:r>
      <w:r>
        <w:rPr>
          <w:rFonts w:ascii="Cascadia Mono" w:hAnsi="Cascadia Mono" w:cs="Cascadia Mono"/>
          <w:color w:val="A31515"/>
          <w:kern w:val="0"/>
          <w:sz w:val="19"/>
          <w:szCs w:val="19"/>
        </w:rPr>
        <w:t>"Vadodara"</w:t>
      </w:r>
    </w:p>
    <w:p w14:paraId="315EAB14"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D5FD5A"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p>
    <w:p w14:paraId="07652C6E"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newMember</w:t>
      </w:r>
      <w:proofErr w:type="spellEnd"/>
      <w:r>
        <w:rPr>
          <w:rFonts w:ascii="Cascadia Mono" w:hAnsi="Cascadia Mono" w:cs="Cascadia Mono"/>
          <w:color w:val="000000"/>
          <w:kern w:val="0"/>
          <w:sz w:val="19"/>
          <w:szCs w:val="19"/>
        </w:rPr>
        <w:t xml:space="preserve"> = member </w:t>
      </w:r>
      <w:r>
        <w:rPr>
          <w:rFonts w:ascii="Cascadia Mono" w:hAnsi="Cascadia Mono" w:cs="Cascadia Mono"/>
          <w:color w:val="0000FF"/>
          <w:kern w:val="0"/>
          <w:sz w:val="19"/>
          <w:szCs w:val="19"/>
        </w:rPr>
        <w:t>with</w:t>
      </w:r>
      <w:r>
        <w:rPr>
          <w:rFonts w:ascii="Cascadia Mono" w:hAnsi="Cascadia Mono" w:cs="Cascadia Mono"/>
          <w:color w:val="000000"/>
          <w:kern w:val="0"/>
          <w:sz w:val="19"/>
          <w:szCs w:val="19"/>
        </w:rPr>
        <w:t xml:space="preserve"> { Address = </w:t>
      </w:r>
      <w:r>
        <w:rPr>
          <w:rFonts w:ascii="Cascadia Mono" w:hAnsi="Cascadia Mono" w:cs="Cascadia Mono"/>
          <w:color w:val="A31515"/>
          <w:kern w:val="0"/>
          <w:sz w:val="19"/>
          <w:szCs w:val="19"/>
        </w:rPr>
        <w:t>"Mumbai"</w:t>
      </w:r>
      <w:r>
        <w:rPr>
          <w:rFonts w:ascii="Cascadia Mono" w:hAnsi="Cascadia Mono" w:cs="Cascadia Mono"/>
          <w:color w:val="000000"/>
          <w:kern w:val="0"/>
          <w:sz w:val="19"/>
          <w:szCs w:val="19"/>
        </w:rPr>
        <w:t xml:space="preserve"> };</w:t>
      </w:r>
    </w:p>
    <w:p w14:paraId="470AF5C7" w14:textId="0A83AD96" w:rsidR="000C221A" w:rsidRDefault="000C221A"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//The “With” expression is used as a {} syntax that allows you to define new values for a specific property. It will make development faster, easier, and cleaner.</w:t>
      </w:r>
    </w:p>
    <w:p w14:paraId="4F663D6B"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p>
    <w:p w14:paraId="204F1A5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"ID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newMember.Id</w:t>
      </w:r>
      <w:proofErr w:type="spellEnd"/>
      <w:r>
        <w:rPr>
          <w:rFonts w:ascii="Cascadia Mono" w:hAnsi="Cascadia Mono" w:cs="Cascadia Mono"/>
          <w:color w:val="000000"/>
          <w:kern w:val="0"/>
          <w:sz w:val="19"/>
          <w:szCs w:val="19"/>
        </w:rPr>
        <w:t>);</w:t>
      </w:r>
    </w:p>
    <w:p w14:paraId="15B19D9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"First Name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newMember.FirstName</w:t>
      </w:r>
      <w:proofErr w:type="spellEnd"/>
      <w:r>
        <w:rPr>
          <w:rFonts w:ascii="Cascadia Mono" w:hAnsi="Cascadia Mono" w:cs="Cascadia Mono"/>
          <w:color w:val="000000"/>
          <w:kern w:val="0"/>
          <w:sz w:val="19"/>
          <w:szCs w:val="19"/>
        </w:rPr>
        <w:t>);</w:t>
      </w:r>
    </w:p>
    <w:p w14:paraId="59F6C57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"Last Name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newMember.LastName</w:t>
      </w:r>
      <w:proofErr w:type="spellEnd"/>
      <w:r>
        <w:rPr>
          <w:rFonts w:ascii="Cascadia Mono" w:hAnsi="Cascadia Mono" w:cs="Cascadia Mono"/>
          <w:color w:val="000000"/>
          <w:kern w:val="0"/>
          <w:sz w:val="19"/>
          <w:szCs w:val="19"/>
        </w:rPr>
        <w:t>);</w:t>
      </w:r>
    </w:p>
    <w:p w14:paraId="6B01BDB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"Address:-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newMember.Address</w:t>
      </w:r>
      <w:proofErr w:type="spellEnd"/>
      <w:r>
        <w:rPr>
          <w:rFonts w:ascii="Cascadia Mono" w:hAnsi="Cascadia Mono" w:cs="Cascadia Mono"/>
          <w:color w:val="000000"/>
          <w:kern w:val="0"/>
          <w:sz w:val="19"/>
          <w:szCs w:val="19"/>
        </w:rPr>
        <w:t>);</w:t>
      </w:r>
    </w:p>
    <w:p w14:paraId="3CD7253D"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24BC6B68"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712AE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8842C6" w14:textId="6F86D91F" w:rsidR="00A550D3" w:rsidRDefault="00A550D3" w:rsidP="00A550D3">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470443" w14:textId="60810C69" w:rsidR="00EC4571" w:rsidRPr="0082377C" w:rsidRDefault="00EC4571" w:rsidP="00A550D3">
      <w:pPr>
        <w:jc w:val="both"/>
        <w:rPr>
          <w:rFonts w:ascii="Arial" w:hAnsi="Arial" w:cs="Arial"/>
          <w:b/>
          <w:bCs/>
          <w:color w:val="000000"/>
          <w:shd w:val="clear" w:color="auto" w:fill="FFFFFF"/>
        </w:rPr>
      </w:pPr>
      <w:r w:rsidRPr="00EC4571">
        <w:rPr>
          <w:rFonts w:ascii="Arial" w:hAnsi="Arial" w:cs="Arial"/>
          <w:b/>
          <w:bCs/>
          <w:noProof/>
          <w:color w:val="000000"/>
          <w:shd w:val="clear" w:color="auto" w:fill="FFFFFF"/>
        </w:rPr>
        <w:drawing>
          <wp:inline distT="0" distB="0" distL="0" distR="0" wp14:anchorId="51C5FECC" wp14:editId="2F48FF8F">
            <wp:extent cx="1494430" cy="621446"/>
            <wp:effectExtent l="0" t="0" r="0" b="7620"/>
            <wp:docPr id="175420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07055" name=""/>
                    <pic:cNvPicPr/>
                  </pic:nvPicPr>
                  <pic:blipFill>
                    <a:blip r:embed="rId47"/>
                    <a:stretch>
                      <a:fillRect/>
                    </a:stretch>
                  </pic:blipFill>
                  <pic:spPr>
                    <a:xfrm>
                      <a:off x="0" y="0"/>
                      <a:ext cx="1499378" cy="623503"/>
                    </a:xfrm>
                    <a:prstGeom prst="rect">
                      <a:avLst/>
                    </a:prstGeom>
                  </pic:spPr>
                </pic:pic>
              </a:graphicData>
            </a:graphic>
          </wp:inline>
        </w:drawing>
      </w:r>
    </w:p>
    <w:p w14:paraId="554B17B7" w14:textId="3021A073" w:rsidR="00AA5ED3" w:rsidRPr="00556D21" w:rsidRDefault="00AA5ED3" w:rsidP="00DD5200">
      <w:pPr>
        <w:jc w:val="both"/>
        <w:rPr>
          <w:rFonts w:ascii="Arial" w:hAnsi="Arial" w:cs="Arial"/>
          <w:b/>
          <w:bCs/>
          <w:color w:val="000000"/>
          <w:shd w:val="clear" w:color="auto" w:fill="FFFFFF"/>
        </w:rPr>
      </w:pPr>
      <w:r w:rsidRPr="00556D21">
        <w:rPr>
          <w:rFonts w:ascii="Arial" w:hAnsi="Arial" w:cs="Arial"/>
          <w:b/>
          <w:bCs/>
          <w:color w:val="000000"/>
          <w:shd w:val="clear" w:color="auto" w:fill="FFFFFF"/>
        </w:rPr>
        <w:t>ADO.Net</w:t>
      </w:r>
    </w:p>
    <w:p w14:paraId="282D025B" w14:textId="4E7FD403" w:rsidR="00556D21" w:rsidRDefault="00556D21" w:rsidP="00CD2E0E">
      <w:pPr>
        <w:jc w:val="both"/>
        <w:rPr>
          <w:rStyle w:val="Strong"/>
          <w:rFonts w:ascii="Arial" w:hAnsi="Arial" w:cs="Arial"/>
          <w:color w:val="000000"/>
          <w:bdr w:val="none" w:sz="0" w:space="0" w:color="auto" w:frame="1"/>
          <w:shd w:val="clear" w:color="auto" w:fill="FFFFFF"/>
        </w:rPr>
      </w:pPr>
      <w:r w:rsidRPr="00556D21">
        <w:rPr>
          <w:rStyle w:val="Strong"/>
          <w:rFonts w:ascii="Arial" w:hAnsi="Arial" w:cs="Arial"/>
          <w:color w:val="000000"/>
          <w:bdr w:val="none" w:sz="0" w:space="0" w:color="auto" w:frame="1"/>
          <w:shd w:val="clear" w:color="auto" w:fill="FFFFFF"/>
        </w:rPr>
        <w:t>ADO stands for Microsoft ActiveX Data Objects.</w:t>
      </w:r>
      <w:r w:rsidRPr="00556D21">
        <w:rPr>
          <w:rFonts w:ascii="Arial" w:hAnsi="Arial" w:cs="Arial"/>
          <w:color w:val="000000"/>
          <w:shd w:val="clear" w:color="auto" w:fill="FFFFFF"/>
        </w:rPr>
        <w:t xml:space="preserve"> ADO.NET is one of Microsoft’s Data Access Technologies, which we can use to communicate with different data sources. It is a part of the .NET Framework, which is used to establish a connection between the .NET Application and different data sources. The </w:t>
      </w:r>
      <w:r w:rsidRPr="002443E8">
        <w:rPr>
          <w:rFonts w:ascii="Arial" w:hAnsi="Arial" w:cs="Arial"/>
          <w:b/>
          <w:bCs/>
          <w:color w:val="000000"/>
          <w:shd w:val="clear" w:color="auto" w:fill="FFFFFF"/>
        </w:rPr>
        <w:t>Data</w:t>
      </w:r>
      <w:r w:rsidRPr="00556D21">
        <w:rPr>
          <w:rFonts w:ascii="Arial" w:hAnsi="Arial" w:cs="Arial"/>
          <w:color w:val="000000"/>
          <w:shd w:val="clear" w:color="auto" w:fill="FFFFFF"/>
        </w:rPr>
        <w:t xml:space="preserve"> Sources can be SQL Server, Oracle, MySQL, XML, etc.</w:t>
      </w:r>
      <w:r w:rsidR="00CD2E0E">
        <w:rPr>
          <w:rFonts w:ascii="Arial" w:hAnsi="Arial" w:cs="Arial"/>
          <w:color w:val="000000"/>
          <w:shd w:val="clear" w:color="auto" w:fill="FFFFFF"/>
        </w:rPr>
        <w:t xml:space="preserve"> </w:t>
      </w:r>
      <w:r w:rsidRPr="00556D21">
        <w:rPr>
          <w:rFonts w:ascii="Arial" w:hAnsi="Arial" w:cs="Arial"/>
          <w:color w:val="000000"/>
          <w:bdr w:val="none" w:sz="0" w:space="0" w:color="auto" w:frame="1"/>
          <w:shd w:val="clear" w:color="auto" w:fill="FFFFFF"/>
        </w:rPr>
        <w:t>ADO.NET mainly uses </w:t>
      </w:r>
      <w:r w:rsidRPr="00556D21">
        <w:rPr>
          <w:rStyle w:val="Strong"/>
          <w:rFonts w:ascii="Arial" w:hAnsi="Arial" w:cs="Arial"/>
          <w:color w:val="000000"/>
          <w:bdr w:val="none" w:sz="0" w:space="0" w:color="auto" w:frame="1"/>
          <w:shd w:val="clear" w:color="auto" w:fill="FFFFFF"/>
        </w:rPr>
        <w:t>System.Data.dll</w:t>
      </w:r>
      <w:r w:rsidRPr="00556D21">
        <w:rPr>
          <w:rFonts w:ascii="Arial" w:hAnsi="Arial" w:cs="Arial"/>
          <w:color w:val="000000"/>
          <w:bdr w:val="none" w:sz="0" w:space="0" w:color="auto" w:frame="1"/>
          <w:shd w:val="clear" w:color="auto" w:fill="FFFFFF"/>
        </w:rPr>
        <w:t> and </w:t>
      </w:r>
      <w:r w:rsidRPr="00556D21">
        <w:rPr>
          <w:rStyle w:val="Strong"/>
          <w:rFonts w:ascii="Arial" w:hAnsi="Arial" w:cs="Arial"/>
          <w:color w:val="000000"/>
          <w:bdr w:val="none" w:sz="0" w:space="0" w:color="auto" w:frame="1"/>
          <w:shd w:val="clear" w:color="auto" w:fill="FFFFFF"/>
        </w:rPr>
        <w:t>System.Xml.dll.</w:t>
      </w:r>
    </w:p>
    <w:p w14:paraId="72057E25" w14:textId="77777777" w:rsidR="002443E8" w:rsidRPr="002443E8" w:rsidRDefault="002443E8" w:rsidP="002443E8">
      <w:pPr>
        <w:pStyle w:val="Heading6"/>
        <w:shd w:val="clear" w:color="auto" w:fill="FFFFFF"/>
        <w:spacing w:before="0"/>
        <w:jc w:val="both"/>
        <w:textAlignment w:val="baseline"/>
        <w:rPr>
          <w:rFonts w:ascii="Arial" w:hAnsi="Arial" w:cs="Arial"/>
          <w:color w:val="3A3A3A"/>
        </w:rPr>
      </w:pPr>
      <w:r w:rsidRPr="002443E8">
        <w:rPr>
          <w:rStyle w:val="Strong"/>
          <w:rFonts w:ascii="Arial" w:hAnsi="Arial" w:cs="Arial"/>
          <w:b w:val="0"/>
          <w:bCs w:val="0"/>
          <w:color w:val="000000"/>
          <w:bdr w:val="none" w:sz="0" w:space="0" w:color="auto" w:frame="1"/>
        </w:rPr>
        <w:t>Key Components and Concepts in ADO.NET Include:</w:t>
      </w:r>
    </w:p>
    <w:p w14:paraId="57C546DA" w14:textId="724F83C2" w:rsidR="002443E8" w:rsidRPr="002F17CF" w:rsidRDefault="002443E8" w:rsidP="002443E8">
      <w:pPr>
        <w:pStyle w:val="NoSpacing"/>
        <w:numPr>
          <w:ilvl w:val="0"/>
          <w:numId w:val="16"/>
        </w:numPr>
        <w:rPr>
          <w:rFonts w:ascii="Arial" w:hAnsi="Arial" w:cs="Arial"/>
          <w:b/>
          <w:bCs/>
          <w:color w:val="3A3A3A"/>
        </w:rPr>
      </w:pPr>
      <w:r w:rsidRPr="002F17CF">
        <w:rPr>
          <w:rStyle w:val="Strong"/>
          <w:rFonts w:ascii="Arial" w:hAnsi="Arial" w:cs="Arial"/>
          <w:b w:val="0"/>
          <w:bCs w:val="0"/>
          <w:color w:val="000000"/>
          <w:bdr w:val="none" w:sz="0" w:space="0" w:color="auto" w:frame="1"/>
        </w:rPr>
        <w:t>Connection</w:t>
      </w:r>
    </w:p>
    <w:p w14:paraId="463C0B50" w14:textId="6815446A" w:rsidR="002443E8" w:rsidRPr="002F17CF" w:rsidRDefault="002443E8" w:rsidP="002443E8">
      <w:pPr>
        <w:pStyle w:val="NoSpacing"/>
        <w:numPr>
          <w:ilvl w:val="0"/>
          <w:numId w:val="16"/>
        </w:numPr>
        <w:rPr>
          <w:rFonts w:ascii="Arial" w:hAnsi="Arial" w:cs="Arial"/>
          <w:b/>
          <w:bCs/>
          <w:color w:val="3A3A3A"/>
        </w:rPr>
      </w:pPr>
      <w:r w:rsidRPr="002F17CF">
        <w:rPr>
          <w:rStyle w:val="Strong"/>
          <w:rFonts w:ascii="Arial" w:hAnsi="Arial" w:cs="Arial"/>
          <w:b w:val="0"/>
          <w:bCs w:val="0"/>
          <w:color w:val="000000"/>
          <w:bdr w:val="none" w:sz="0" w:space="0" w:color="auto" w:frame="1"/>
        </w:rPr>
        <w:t>Command</w:t>
      </w:r>
    </w:p>
    <w:p w14:paraId="088AC80B" w14:textId="66F24632"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DataReader</w:t>
      </w:r>
      <w:proofErr w:type="spellEnd"/>
    </w:p>
    <w:p w14:paraId="4F290884" w14:textId="4882D07C"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DataAdapter</w:t>
      </w:r>
      <w:proofErr w:type="spellEnd"/>
    </w:p>
    <w:p w14:paraId="74388478" w14:textId="5D850E78"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DataSet</w:t>
      </w:r>
      <w:proofErr w:type="spellEnd"/>
    </w:p>
    <w:p w14:paraId="373EEB9A" w14:textId="3AA8BA7F"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DataTable</w:t>
      </w:r>
      <w:proofErr w:type="spellEnd"/>
    </w:p>
    <w:p w14:paraId="03E13E1A" w14:textId="2B1FAC08"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DataView</w:t>
      </w:r>
      <w:proofErr w:type="spellEnd"/>
    </w:p>
    <w:p w14:paraId="73E71578" w14:textId="227E1386" w:rsidR="00CD2E0E" w:rsidRPr="002F17CF" w:rsidRDefault="002443E8" w:rsidP="000F4E0B">
      <w:pPr>
        <w:pStyle w:val="NoSpacing"/>
        <w:numPr>
          <w:ilvl w:val="0"/>
          <w:numId w:val="16"/>
        </w:numPr>
        <w:jc w:val="both"/>
        <w:rPr>
          <w:rStyle w:val="Strong"/>
          <w:rFonts w:ascii="Arial" w:hAnsi="Arial" w:cs="Arial"/>
          <w:b w:val="0"/>
          <w:bCs w:val="0"/>
          <w:color w:val="000000"/>
          <w:bdr w:val="none" w:sz="0" w:space="0" w:color="auto" w:frame="1"/>
          <w:shd w:val="clear" w:color="auto" w:fill="FFFFFF"/>
        </w:rPr>
      </w:pPr>
      <w:r w:rsidRPr="002F17CF">
        <w:rPr>
          <w:rStyle w:val="Strong"/>
          <w:rFonts w:ascii="Arial" w:hAnsi="Arial" w:cs="Arial"/>
          <w:b w:val="0"/>
          <w:bCs w:val="0"/>
          <w:color w:val="000000"/>
          <w:bdr w:val="none" w:sz="0" w:space="0" w:color="auto" w:frame="1"/>
        </w:rPr>
        <w:t>Transaction</w:t>
      </w:r>
    </w:p>
    <w:p w14:paraId="53A7DAFA" w14:textId="77777777" w:rsidR="00CD2E0E" w:rsidRDefault="00CD2E0E" w:rsidP="00DD5200">
      <w:pPr>
        <w:jc w:val="both"/>
        <w:rPr>
          <w:rFonts w:ascii="Arial" w:hAnsi="Arial" w:cs="Arial"/>
          <w:color w:val="000000"/>
          <w:shd w:val="clear" w:color="auto" w:fill="FFFFFF"/>
        </w:rPr>
      </w:pPr>
    </w:p>
    <w:p w14:paraId="32FE5798" w14:textId="5463DA6B" w:rsidR="00BC040F" w:rsidRPr="00233B46" w:rsidRDefault="00BC040F" w:rsidP="00BC040F">
      <w:pPr>
        <w:jc w:val="both"/>
        <w:rPr>
          <w:rFonts w:ascii="Arial" w:hAnsi="Arial" w:cs="Arial"/>
          <w:b/>
          <w:bCs/>
          <w:color w:val="000000"/>
          <w:shd w:val="clear" w:color="auto" w:fill="FFFFFF"/>
        </w:rPr>
      </w:pPr>
      <w:proofErr w:type="spellStart"/>
      <w:r w:rsidRPr="00233B46">
        <w:rPr>
          <w:rFonts w:ascii="Arial" w:hAnsi="Arial" w:cs="Arial"/>
          <w:b/>
          <w:bCs/>
          <w:color w:val="000000"/>
          <w:shd w:val="clear" w:color="auto" w:fill="FFFFFF"/>
        </w:rPr>
        <w:t>SqlConnection</w:t>
      </w:r>
      <w:proofErr w:type="spellEnd"/>
      <w:r w:rsidRPr="00233B46">
        <w:rPr>
          <w:rFonts w:ascii="Arial" w:hAnsi="Arial" w:cs="Arial"/>
          <w:b/>
          <w:bCs/>
          <w:color w:val="000000"/>
          <w:shd w:val="clear" w:color="auto" w:fill="FFFFFF"/>
        </w:rPr>
        <w:t xml:space="preserve"> Class in C#?</w:t>
      </w:r>
    </w:p>
    <w:p w14:paraId="62733730" w14:textId="77777777" w:rsidR="00BC040F" w:rsidRPr="00BC040F" w:rsidRDefault="00BC040F" w:rsidP="00BC040F">
      <w:pPr>
        <w:jc w:val="both"/>
        <w:rPr>
          <w:rFonts w:ascii="Arial" w:hAnsi="Arial" w:cs="Arial"/>
          <w:color w:val="000000"/>
          <w:shd w:val="clear" w:color="auto" w:fill="FFFFFF"/>
        </w:rPr>
      </w:pPr>
      <w:r w:rsidRPr="00BC040F">
        <w:rPr>
          <w:rFonts w:ascii="Arial" w:hAnsi="Arial" w:cs="Arial"/>
          <w:color w:val="000000"/>
          <w:shd w:val="clear" w:color="auto" w:fill="FFFFFF"/>
        </w:rPr>
        <w:t xml:space="preserve">The ADO.NET </w:t>
      </w:r>
      <w:proofErr w:type="spellStart"/>
      <w:r w:rsidRPr="00BC040F">
        <w:rPr>
          <w:rFonts w:ascii="Arial" w:hAnsi="Arial" w:cs="Arial"/>
          <w:color w:val="000000"/>
          <w:shd w:val="clear" w:color="auto" w:fill="FFFFFF"/>
        </w:rPr>
        <w:t>SqlConnection</w:t>
      </w:r>
      <w:proofErr w:type="spellEnd"/>
      <w:r w:rsidRPr="00BC040F">
        <w:rPr>
          <w:rFonts w:ascii="Arial" w:hAnsi="Arial" w:cs="Arial"/>
          <w:color w:val="000000"/>
          <w:shd w:val="clear" w:color="auto" w:fill="FFFFFF"/>
        </w:rPr>
        <w:t xml:space="preserve"> class belongs to </w:t>
      </w:r>
      <w:proofErr w:type="spellStart"/>
      <w:r w:rsidRPr="00BC040F">
        <w:rPr>
          <w:rFonts w:ascii="Arial" w:hAnsi="Arial" w:cs="Arial"/>
          <w:color w:val="000000"/>
          <w:shd w:val="clear" w:color="auto" w:fill="FFFFFF"/>
        </w:rPr>
        <w:t>System.Data.SqlClient</w:t>
      </w:r>
      <w:proofErr w:type="spellEnd"/>
      <w:r w:rsidRPr="00BC040F">
        <w:rPr>
          <w:rFonts w:ascii="Arial" w:hAnsi="Arial" w:cs="Arial"/>
          <w:color w:val="000000"/>
          <w:shd w:val="clear" w:color="auto" w:fill="FFFFFF"/>
        </w:rPr>
        <w:t xml:space="preserve"> namespace is used to establish an open connection to the SQL Server database. The most important point you must remember is that the connection does not close implicitly, even if it goes out of scope. Therefore, it is always recommended and always a good programming practice to close the connection object explicitly by calling the Close() method of the connection object.</w:t>
      </w:r>
    </w:p>
    <w:p w14:paraId="744E9F9B" w14:textId="02631384" w:rsidR="001100B2" w:rsidRDefault="001100B2" w:rsidP="009A79EA">
      <w:pPr>
        <w:jc w:val="both"/>
        <w:rPr>
          <w:rFonts w:ascii="Cascadia Mono" w:hAnsi="Cascadia Mono" w:cs="Cascadia Mono"/>
          <w:color w:val="000000"/>
          <w:kern w:val="0"/>
          <w:sz w:val="19"/>
          <w:szCs w:val="19"/>
        </w:rPr>
      </w:pPr>
      <w:r w:rsidRPr="001100B2">
        <w:rPr>
          <w:rFonts w:ascii="Cascadia Mono" w:hAnsi="Cascadia Mono" w:cs="Cascadia Mono"/>
          <w:noProof/>
          <w:color w:val="000000"/>
          <w:kern w:val="0"/>
          <w:sz w:val="19"/>
          <w:szCs w:val="19"/>
        </w:rPr>
        <w:drawing>
          <wp:inline distT="0" distB="0" distL="0" distR="0" wp14:anchorId="2DF060B5" wp14:editId="53EF6F52">
            <wp:extent cx="5731510" cy="1076960"/>
            <wp:effectExtent l="0" t="0" r="2540" b="8890"/>
            <wp:docPr id="172066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6193" name=""/>
                    <pic:cNvPicPr/>
                  </pic:nvPicPr>
                  <pic:blipFill>
                    <a:blip r:embed="rId48"/>
                    <a:stretch>
                      <a:fillRect/>
                    </a:stretch>
                  </pic:blipFill>
                  <pic:spPr>
                    <a:xfrm>
                      <a:off x="0" y="0"/>
                      <a:ext cx="5731510" cy="1076960"/>
                    </a:xfrm>
                    <a:prstGeom prst="rect">
                      <a:avLst/>
                    </a:prstGeom>
                  </pic:spPr>
                </pic:pic>
              </a:graphicData>
            </a:graphic>
          </wp:inline>
        </w:drawing>
      </w:r>
    </w:p>
    <w:p w14:paraId="7283A7DF" w14:textId="238E7222" w:rsidR="009A79EA" w:rsidRPr="00233B46" w:rsidRDefault="009A79EA" w:rsidP="009A79EA">
      <w:pPr>
        <w:jc w:val="both"/>
        <w:rPr>
          <w:rFonts w:ascii="Arial" w:hAnsi="Arial" w:cs="Arial"/>
          <w:b/>
          <w:bCs/>
          <w:color w:val="000000"/>
          <w:shd w:val="clear" w:color="auto" w:fill="FFFFFF"/>
        </w:rPr>
      </w:pPr>
      <w:r w:rsidRPr="00233B46">
        <w:rPr>
          <w:rFonts w:ascii="Arial" w:hAnsi="Arial" w:cs="Arial"/>
          <w:b/>
          <w:bCs/>
          <w:color w:val="000000"/>
          <w:shd w:val="clear" w:color="auto" w:fill="FFFFFF"/>
        </w:rPr>
        <w:t>SqlCommand Class in C#?</w:t>
      </w:r>
    </w:p>
    <w:p w14:paraId="088964CC" w14:textId="3E64CD74" w:rsidR="009A79EA" w:rsidRDefault="00595EF2" w:rsidP="003E2635">
      <w:pPr>
        <w:jc w:val="both"/>
        <w:rPr>
          <w:rFonts w:ascii="Arial" w:hAnsi="Arial" w:cs="Arial"/>
          <w:color w:val="000000"/>
          <w:shd w:val="clear" w:color="auto" w:fill="FFFFFF"/>
        </w:rPr>
      </w:pPr>
      <w:r w:rsidRPr="00233B46">
        <w:rPr>
          <w:rFonts w:ascii="Arial" w:hAnsi="Arial" w:cs="Arial"/>
          <w:color w:val="000000"/>
          <w:shd w:val="clear" w:color="auto" w:fill="FFFFFF"/>
        </w:rPr>
        <w:t>The ADO.NET SqlCommand class in C# stores and executes the SQL statement against the SQL Server database.</w:t>
      </w:r>
    </w:p>
    <w:p w14:paraId="67A84113" w14:textId="77777777" w:rsidR="008B328F" w:rsidRPr="008B328F" w:rsidRDefault="008B328F" w:rsidP="008B328F">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r w:rsidRPr="008B328F">
        <w:rPr>
          <w:rFonts w:ascii="Arial" w:eastAsia="Times New Roman" w:hAnsi="Arial" w:cs="Arial"/>
          <w:b/>
          <w:bCs/>
          <w:color w:val="000000"/>
          <w:kern w:val="0"/>
          <w:sz w:val="20"/>
          <w:szCs w:val="20"/>
          <w:bdr w:val="none" w:sz="0" w:space="0" w:color="auto" w:frame="1"/>
          <w:lang w:eastAsia="en-IN"/>
          <w14:ligatures w14:val="none"/>
        </w:rPr>
        <w:lastRenderedPageBreak/>
        <w:t>Methods of SqlCommand Class in C#</w:t>
      </w:r>
    </w:p>
    <w:p w14:paraId="3CD56638" w14:textId="77777777" w:rsidR="008B328F" w:rsidRDefault="008B328F" w:rsidP="008B328F">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8B328F">
        <w:rPr>
          <w:rFonts w:ascii="Arial" w:eastAsia="Times New Roman" w:hAnsi="Arial" w:cs="Arial"/>
          <w:color w:val="000000"/>
          <w:kern w:val="0"/>
          <w:sz w:val="20"/>
          <w:szCs w:val="20"/>
          <w:bdr w:val="none" w:sz="0" w:space="0" w:color="auto" w:frame="1"/>
          <w:lang w:eastAsia="en-IN"/>
          <w14:ligatures w14:val="none"/>
        </w:rPr>
        <w:t>The SqlCommand class in C# provides the following methods.</w:t>
      </w:r>
    </w:p>
    <w:p w14:paraId="3EC3BB47" w14:textId="77777777" w:rsidR="00CA051E" w:rsidRPr="008B328F" w:rsidRDefault="00CA051E" w:rsidP="008B328F">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61BF56E5" w14:textId="2F19EC50" w:rsidR="008B328F" w:rsidRPr="008B328F" w:rsidRDefault="008B328F" w:rsidP="00CA051E">
      <w:pPr>
        <w:pStyle w:val="NoSpacing"/>
        <w:numPr>
          <w:ilvl w:val="0"/>
          <w:numId w:val="18"/>
        </w:numPr>
        <w:jc w:val="both"/>
        <w:rPr>
          <w:rFonts w:ascii="Segoe UI" w:hAnsi="Segoe UI" w:cs="Segoe UI"/>
          <w:color w:val="3A3A3A"/>
          <w:lang w:eastAsia="en-IN"/>
        </w:rPr>
      </w:pPr>
      <w:proofErr w:type="spellStart"/>
      <w:r w:rsidRPr="008B328F">
        <w:rPr>
          <w:b/>
          <w:bCs/>
          <w:bdr w:val="none" w:sz="0" w:space="0" w:color="auto" w:frame="1"/>
          <w:lang w:eastAsia="en-IN"/>
        </w:rPr>
        <w:t>BeginExecuteNonQuery</w:t>
      </w:r>
      <w:proofErr w:type="spellEnd"/>
      <w:r w:rsidRPr="008B328F">
        <w:rPr>
          <w:b/>
          <w:bCs/>
          <w:bdr w:val="none" w:sz="0" w:space="0" w:color="auto" w:frame="1"/>
          <w:lang w:eastAsia="en-IN"/>
        </w:rPr>
        <w:t>():</w:t>
      </w:r>
      <w:r w:rsidRPr="008B328F">
        <w:rPr>
          <w:bdr w:val="none" w:sz="0" w:space="0" w:color="auto" w:frame="1"/>
          <w:lang w:eastAsia="en-IN"/>
        </w:rPr>
        <w:t> This method initiates the asynchronous execution of the Transact-SQL statement or stored procedure</w:t>
      </w:r>
      <w:r w:rsidR="00CA051E">
        <w:rPr>
          <w:bdr w:val="none" w:sz="0" w:space="0" w:color="auto" w:frame="1"/>
          <w:lang w:eastAsia="en-IN"/>
        </w:rPr>
        <w:t>.</w:t>
      </w:r>
    </w:p>
    <w:p w14:paraId="04758642" w14:textId="3D03D402" w:rsidR="008B328F" w:rsidRPr="008B328F" w:rsidRDefault="008B328F" w:rsidP="00CA051E">
      <w:pPr>
        <w:pStyle w:val="NoSpacing"/>
        <w:numPr>
          <w:ilvl w:val="0"/>
          <w:numId w:val="18"/>
        </w:numPr>
        <w:jc w:val="both"/>
        <w:rPr>
          <w:rFonts w:ascii="Segoe UI" w:hAnsi="Segoe UI" w:cs="Segoe UI"/>
          <w:color w:val="3A3A3A"/>
          <w:lang w:eastAsia="en-IN"/>
        </w:rPr>
      </w:pPr>
      <w:r w:rsidRPr="008B328F">
        <w:rPr>
          <w:b/>
          <w:bCs/>
          <w:bdr w:val="none" w:sz="0" w:space="0" w:color="auto" w:frame="1"/>
          <w:lang w:eastAsia="en-IN"/>
        </w:rPr>
        <w:t>Cancel():</w:t>
      </w:r>
      <w:r w:rsidRPr="008B328F">
        <w:rPr>
          <w:bdr w:val="none" w:sz="0" w:space="0" w:color="auto" w:frame="1"/>
          <w:lang w:eastAsia="en-IN"/>
        </w:rPr>
        <w:t xml:space="preserve"> This method tries to cancel the execution of a </w:t>
      </w:r>
      <w:r w:rsidR="00CA051E">
        <w:rPr>
          <w:bdr w:val="none" w:sz="0" w:space="0" w:color="auto" w:frame="1"/>
          <w:lang w:eastAsia="en-IN"/>
        </w:rPr>
        <w:t>C</w:t>
      </w:r>
      <w:r w:rsidRPr="008B328F">
        <w:rPr>
          <w:bdr w:val="none" w:sz="0" w:space="0" w:color="auto" w:frame="1"/>
          <w:lang w:eastAsia="en-IN"/>
        </w:rPr>
        <w:t>ommand.</w:t>
      </w:r>
    </w:p>
    <w:p w14:paraId="2BAC3724" w14:textId="42FC1B9A" w:rsidR="008B328F" w:rsidRPr="008B328F" w:rsidRDefault="008B328F" w:rsidP="00CA051E">
      <w:pPr>
        <w:pStyle w:val="NoSpacing"/>
        <w:numPr>
          <w:ilvl w:val="0"/>
          <w:numId w:val="18"/>
        </w:numPr>
        <w:jc w:val="both"/>
        <w:rPr>
          <w:rFonts w:ascii="Segoe UI" w:hAnsi="Segoe UI" w:cs="Segoe UI"/>
          <w:color w:val="3A3A3A"/>
          <w:lang w:eastAsia="en-IN"/>
        </w:rPr>
      </w:pPr>
      <w:r w:rsidRPr="008B328F">
        <w:rPr>
          <w:b/>
          <w:bCs/>
          <w:bdr w:val="none" w:sz="0" w:space="0" w:color="auto" w:frame="1"/>
          <w:lang w:eastAsia="en-IN"/>
        </w:rPr>
        <w:t>Clone():</w:t>
      </w:r>
      <w:r w:rsidRPr="008B328F">
        <w:rPr>
          <w:bdr w:val="none" w:sz="0" w:space="0" w:color="auto" w:frame="1"/>
          <w:lang w:eastAsia="en-IN"/>
        </w:rPr>
        <w:t xml:space="preserve"> This method creates a new </w:t>
      </w:r>
      <w:r w:rsidR="00CA051E">
        <w:rPr>
          <w:bdr w:val="none" w:sz="0" w:space="0" w:color="auto" w:frame="1"/>
          <w:lang w:eastAsia="en-IN"/>
        </w:rPr>
        <w:t>Command</w:t>
      </w:r>
      <w:r w:rsidRPr="008B328F">
        <w:rPr>
          <w:bdr w:val="none" w:sz="0" w:space="0" w:color="auto" w:frame="1"/>
          <w:lang w:eastAsia="en-IN"/>
        </w:rPr>
        <w:t xml:space="preserve"> object is a copy of the current instance.</w:t>
      </w:r>
    </w:p>
    <w:p w14:paraId="08CC3D84" w14:textId="77777777" w:rsidR="008B328F" w:rsidRPr="008B328F" w:rsidRDefault="008B328F" w:rsidP="00CA051E">
      <w:pPr>
        <w:pStyle w:val="NoSpacing"/>
        <w:numPr>
          <w:ilvl w:val="0"/>
          <w:numId w:val="18"/>
        </w:numPr>
        <w:jc w:val="both"/>
        <w:rPr>
          <w:rFonts w:ascii="Segoe UI" w:hAnsi="Segoe UI" w:cs="Segoe UI"/>
          <w:color w:val="3A3A3A"/>
          <w:lang w:eastAsia="en-IN"/>
        </w:rPr>
      </w:pPr>
      <w:proofErr w:type="spellStart"/>
      <w:r w:rsidRPr="008B328F">
        <w:rPr>
          <w:b/>
          <w:bCs/>
          <w:bdr w:val="none" w:sz="0" w:space="0" w:color="auto" w:frame="1"/>
          <w:lang w:eastAsia="en-IN"/>
        </w:rPr>
        <w:t>CreateParameter</w:t>
      </w:r>
      <w:proofErr w:type="spellEnd"/>
      <w:r w:rsidRPr="008B328F">
        <w:rPr>
          <w:b/>
          <w:bCs/>
          <w:bdr w:val="none" w:sz="0" w:space="0" w:color="auto" w:frame="1"/>
          <w:lang w:eastAsia="en-IN"/>
        </w:rPr>
        <w:t>():</w:t>
      </w:r>
      <w:r w:rsidRPr="008B328F">
        <w:rPr>
          <w:bdr w:val="none" w:sz="0" w:space="0" w:color="auto" w:frame="1"/>
          <w:lang w:eastAsia="en-IN"/>
        </w:rPr>
        <w:t xml:space="preserve"> This method creates a new instance of a </w:t>
      </w:r>
      <w:proofErr w:type="spellStart"/>
      <w:r w:rsidRPr="008B328F">
        <w:rPr>
          <w:bdr w:val="none" w:sz="0" w:space="0" w:color="auto" w:frame="1"/>
          <w:lang w:eastAsia="en-IN"/>
        </w:rPr>
        <w:t>System.Data.SqlClient.SqlParameter</w:t>
      </w:r>
      <w:proofErr w:type="spellEnd"/>
      <w:r w:rsidRPr="008B328F">
        <w:rPr>
          <w:bdr w:val="none" w:sz="0" w:space="0" w:color="auto" w:frame="1"/>
          <w:lang w:eastAsia="en-IN"/>
        </w:rPr>
        <w:t xml:space="preserve"> object.</w:t>
      </w:r>
    </w:p>
    <w:p w14:paraId="1E60B7D6" w14:textId="516DEC39" w:rsidR="008B328F" w:rsidRPr="00CA051E" w:rsidRDefault="008B328F" w:rsidP="00CA051E">
      <w:pPr>
        <w:pStyle w:val="NoSpacing"/>
        <w:numPr>
          <w:ilvl w:val="0"/>
          <w:numId w:val="18"/>
        </w:numPr>
        <w:jc w:val="both"/>
        <w:rPr>
          <w:bdr w:val="none" w:sz="0" w:space="0" w:color="auto" w:frame="1"/>
          <w:lang w:eastAsia="en-IN"/>
        </w:rPr>
      </w:pPr>
      <w:proofErr w:type="spellStart"/>
      <w:r w:rsidRPr="008B328F">
        <w:rPr>
          <w:b/>
          <w:bCs/>
          <w:bdr w:val="none" w:sz="0" w:space="0" w:color="auto" w:frame="1"/>
          <w:lang w:eastAsia="en-IN"/>
        </w:rPr>
        <w:t>ExecuteReader</w:t>
      </w:r>
      <w:proofErr w:type="spellEnd"/>
      <w:r w:rsidRPr="008B328F">
        <w:rPr>
          <w:b/>
          <w:bCs/>
          <w:bdr w:val="none" w:sz="0" w:space="0" w:color="auto" w:frame="1"/>
          <w:lang w:eastAsia="en-IN"/>
        </w:rPr>
        <w:t>():</w:t>
      </w:r>
      <w:r w:rsidRPr="008B328F">
        <w:rPr>
          <w:bdr w:val="none" w:sz="0" w:space="0" w:color="auto" w:frame="1"/>
          <w:lang w:eastAsia="en-IN"/>
        </w:rPr>
        <w:t> </w:t>
      </w:r>
      <w:r w:rsidR="00CA051E" w:rsidRPr="00CA051E">
        <w:rPr>
          <w:bdr w:val="none" w:sz="0" w:space="0" w:color="auto" w:frame="1"/>
          <w:lang w:eastAsia="en-IN"/>
        </w:rPr>
        <w:t>Sends the </w:t>
      </w:r>
      <w:proofErr w:type="spellStart"/>
      <w:r w:rsidR="00CA051E">
        <w:fldChar w:fldCharType="begin"/>
      </w:r>
      <w:r w:rsidR="00CA051E">
        <w:instrText>HYPERLINK "https://learn.microsoft.com/en-us/dotnet/api/microsoft.data.sqlclient.sqlcommand.commandtext?view=sqlclient-dotnet-standard-5.1" \l "microsoft-data-sqlclient-sqlcommand-commandtext"</w:instrText>
      </w:r>
      <w:r w:rsidR="00CA051E">
        <w:fldChar w:fldCharType="separate"/>
      </w:r>
      <w:r w:rsidR="00CA051E" w:rsidRPr="00CA051E">
        <w:rPr>
          <w:bdr w:val="none" w:sz="0" w:space="0" w:color="auto" w:frame="1"/>
          <w:lang w:eastAsia="en-IN"/>
        </w:rPr>
        <w:t>CommandText</w:t>
      </w:r>
      <w:proofErr w:type="spellEnd"/>
      <w:r w:rsidR="00CA051E">
        <w:rPr>
          <w:bdr w:val="none" w:sz="0" w:space="0" w:color="auto" w:frame="1"/>
          <w:lang w:eastAsia="en-IN"/>
        </w:rPr>
        <w:fldChar w:fldCharType="end"/>
      </w:r>
      <w:r w:rsidR="00CA051E" w:rsidRPr="00CA051E">
        <w:rPr>
          <w:bdr w:val="none" w:sz="0" w:space="0" w:color="auto" w:frame="1"/>
          <w:lang w:eastAsia="en-IN"/>
        </w:rPr>
        <w:t> to the </w:t>
      </w:r>
      <w:hyperlink r:id="rId49" w:anchor="microsoft-data-sqlclient-sqlcommand-connection" w:history="1">
        <w:r w:rsidR="00CA051E" w:rsidRPr="00CA051E">
          <w:rPr>
            <w:bdr w:val="none" w:sz="0" w:space="0" w:color="auto" w:frame="1"/>
            <w:lang w:eastAsia="en-IN"/>
          </w:rPr>
          <w:t>Connection</w:t>
        </w:r>
      </w:hyperlink>
      <w:r w:rsidR="00CA051E" w:rsidRPr="00CA051E">
        <w:rPr>
          <w:bdr w:val="none" w:sz="0" w:space="0" w:color="auto" w:frame="1"/>
          <w:lang w:eastAsia="en-IN"/>
        </w:rPr>
        <w:t> and builds a </w:t>
      </w:r>
      <w:proofErr w:type="spellStart"/>
      <w:r w:rsidR="00CA051E">
        <w:fldChar w:fldCharType="begin"/>
      </w:r>
      <w:r w:rsidR="00CA051E">
        <w:instrText>HYPERLINK "https://learn.microsoft.com/en-us/dotnet/api/microsoft.data.sqlclient.sqldatareader?view=sqlclient-dotnet-standard-5.1"</w:instrText>
      </w:r>
      <w:r w:rsidR="00CA051E">
        <w:fldChar w:fldCharType="separate"/>
      </w:r>
      <w:r w:rsidR="00CA051E" w:rsidRPr="00CA051E">
        <w:rPr>
          <w:bdr w:val="none" w:sz="0" w:space="0" w:color="auto" w:frame="1"/>
          <w:lang w:eastAsia="en-IN"/>
        </w:rPr>
        <w:t>SqlDataReader</w:t>
      </w:r>
      <w:proofErr w:type="spellEnd"/>
      <w:r w:rsidR="00CA051E">
        <w:rPr>
          <w:bdr w:val="none" w:sz="0" w:space="0" w:color="auto" w:frame="1"/>
          <w:lang w:eastAsia="en-IN"/>
        </w:rPr>
        <w:fldChar w:fldCharType="end"/>
      </w:r>
      <w:r w:rsidR="00CA051E">
        <w:rPr>
          <w:bdr w:val="none" w:sz="0" w:space="0" w:color="auto" w:frame="1"/>
          <w:lang w:eastAsia="en-IN"/>
        </w:rPr>
        <w:t>.</w:t>
      </w:r>
      <w:r w:rsidR="00CA051E" w:rsidRPr="00CA051E">
        <w:rPr>
          <w:bdr w:val="none" w:sz="0" w:space="0" w:color="auto" w:frame="1"/>
          <w:lang w:eastAsia="en-IN"/>
        </w:rPr>
        <w:t> </w:t>
      </w:r>
    </w:p>
    <w:p w14:paraId="7F796022" w14:textId="77777777" w:rsidR="008B328F" w:rsidRPr="008B328F" w:rsidRDefault="008B328F" w:rsidP="00CA051E">
      <w:pPr>
        <w:pStyle w:val="NoSpacing"/>
        <w:numPr>
          <w:ilvl w:val="0"/>
          <w:numId w:val="18"/>
        </w:numPr>
        <w:jc w:val="both"/>
        <w:rPr>
          <w:rFonts w:ascii="Segoe UI" w:hAnsi="Segoe UI" w:cs="Segoe UI"/>
          <w:color w:val="3A3A3A"/>
          <w:lang w:eastAsia="en-IN"/>
        </w:rPr>
      </w:pPr>
      <w:proofErr w:type="spellStart"/>
      <w:r w:rsidRPr="008B328F">
        <w:rPr>
          <w:b/>
          <w:bCs/>
          <w:bdr w:val="none" w:sz="0" w:space="0" w:color="auto" w:frame="1"/>
          <w:lang w:eastAsia="en-IN"/>
        </w:rPr>
        <w:t>ExecuteScalar</w:t>
      </w:r>
      <w:proofErr w:type="spellEnd"/>
      <w:r w:rsidRPr="008B328F">
        <w:rPr>
          <w:b/>
          <w:bCs/>
          <w:bdr w:val="none" w:sz="0" w:space="0" w:color="auto" w:frame="1"/>
          <w:lang w:eastAsia="en-IN"/>
        </w:rPr>
        <w:t>():</w:t>
      </w:r>
      <w:r w:rsidRPr="008B328F">
        <w:rPr>
          <w:bdr w:val="none" w:sz="0" w:space="0" w:color="auto" w:frame="1"/>
          <w:lang w:eastAsia="en-IN"/>
        </w:rPr>
        <w:t> This method Executes the query and returns the first column of the first row in the result set returned by the query. Additional columns or rows are ignored.</w:t>
      </w:r>
    </w:p>
    <w:p w14:paraId="6E69FEEC" w14:textId="77777777" w:rsidR="008B328F" w:rsidRPr="008B328F" w:rsidRDefault="008B328F" w:rsidP="00CA051E">
      <w:pPr>
        <w:pStyle w:val="NoSpacing"/>
        <w:numPr>
          <w:ilvl w:val="0"/>
          <w:numId w:val="18"/>
        </w:numPr>
        <w:jc w:val="both"/>
        <w:rPr>
          <w:rFonts w:ascii="Segoe UI" w:hAnsi="Segoe UI" w:cs="Segoe UI"/>
          <w:color w:val="3A3A3A"/>
          <w:lang w:eastAsia="en-IN"/>
        </w:rPr>
      </w:pPr>
      <w:proofErr w:type="spellStart"/>
      <w:r w:rsidRPr="008B328F">
        <w:rPr>
          <w:b/>
          <w:bCs/>
          <w:bdr w:val="none" w:sz="0" w:space="0" w:color="auto" w:frame="1"/>
          <w:lang w:eastAsia="en-IN"/>
        </w:rPr>
        <w:t>ExecuteNonQuery</w:t>
      </w:r>
      <w:proofErr w:type="spellEnd"/>
      <w:r w:rsidRPr="008B328F">
        <w:rPr>
          <w:b/>
          <w:bCs/>
          <w:bdr w:val="none" w:sz="0" w:space="0" w:color="auto" w:frame="1"/>
          <w:lang w:eastAsia="en-IN"/>
        </w:rPr>
        <w:t>():</w:t>
      </w:r>
      <w:r w:rsidRPr="008B328F">
        <w:rPr>
          <w:bdr w:val="none" w:sz="0" w:space="0" w:color="auto" w:frame="1"/>
          <w:lang w:eastAsia="en-IN"/>
        </w:rPr>
        <w:t> This method executes a Transact-SQL statement against the connection and returns the number of rows affected.</w:t>
      </w:r>
    </w:p>
    <w:p w14:paraId="73658643" w14:textId="77777777" w:rsidR="008B328F" w:rsidRPr="008B328F" w:rsidRDefault="008B328F" w:rsidP="00CA051E">
      <w:pPr>
        <w:pStyle w:val="NoSpacing"/>
        <w:numPr>
          <w:ilvl w:val="0"/>
          <w:numId w:val="18"/>
        </w:numPr>
        <w:jc w:val="both"/>
        <w:rPr>
          <w:rFonts w:ascii="Segoe UI" w:hAnsi="Segoe UI" w:cs="Segoe UI"/>
          <w:color w:val="3A3A3A"/>
          <w:lang w:eastAsia="en-IN"/>
        </w:rPr>
      </w:pPr>
      <w:r w:rsidRPr="008B328F">
        <w:rPr>
          <w:b/>
          <w:bCs/>
          <w:bdr w:val="none" w:sz="0" w:space="0" w:color="auto" w:frame="1"/>
          <w:lang w:eastAsia="en-IN"/>
        </w:rPr>
        <w:t>Prepare():</w:t>
      </w:r>
      <w:r w:rsidRPr="008B328F">
        <w:rPr>
          <w:bdr w:val="none" w:sz="0" w:space="0" w:color="auto" w:frame="1"/>
          <w:lang w:eastAsia="en-IN"/>
        </w:rPr>
        <w:t> This method creates a prepared version of the command on an instance of SQL Server.</w:t>
      </w:r>
    </w:p>
    <w:p w14:paraId="18DCB326" w14:textId="77777777" w:rsidR="008B328F" w:rsidRPr="00D750F5" w:rsidRDefault="008B328F" w:rsidP="00CA051E">
      <w:pPr>
        <w:pStyle w:val="NoSpacing"/>
        <w:numPr>
          <w:ilvl w:val="0"/>
          <w:numId w:val="18"/>
        </w:numPr>
        <w:jc w:val="both"/>
        <w:rPr>
          <w:rFonts w:ascii="Segoe UI" w:hAnsi="Segoe UI" w:cs="Segoe UI"/>
          <w:color w:val="3A3A3A"/>
          <w:lang w:eastAsia="en-IN"/>
        </w:rPr>
      </w:pPr>
      <w:proofErr w:type="spellStart"/>
      <w:r w:rsidRPr="008B328F">
        <w:rPr>
          <w:b/>
          <w:bCs/>
          <w:bdr w:val="none" w:sz="0" w:space="0" w:color="auto" w:frame="1"/>
          <w:lang w:eastAsia="en-IN"/>
        </w:rPr>
        <w:t>ResetCommandTimeout</w:t>
      </w:r>
      <w:proofErr w:type="spellEnd"/>
      <w:r w:rsidRPr="008B328F">
        <w:rPr>
          <w:b/>
          <w:bCs/>
          <w:bdr w:val="none" w:sz="0" w:space="0" w:color="auto" w:frame="1"/>
          <w:lang w:eastAsia="en-IN"/>
        </w:rPr>
        <w:t>():</w:t>
      </w:r>
      <w:r w:rsidRPr="008B328F">
        <w:rPr>
          <w:bdr w:val="none" w:sz="0" w:space="0" w:color="auto" w:frame="1"/>
          <w:lang w:eastAsia="en-IN"/>
        </w:rPr>
        <w:t xml:space="preserve"> This method resets the </w:t>
      </w:r>
      <w:proofErr w:type="spellStart"/>
      <w:r w:rsidRPr="008B328F">
        <w:rPr>
          <w:bdr w:val="none" w:sz="0" w:space="0" w:color="auto" w:frame="1"/>
          <w:lang w:eastAsia="en-IN"/>
        </w:rPr>
        <w:t>CommandTimeout</w:t>
      </w:r>
      <w:proofErr w:type="spellEnd"/>
      <w:r w:rsidRPr="008B328F">
        <w:rPr>
          <w:bdr w:val="none" w:sz="0" w:space="0" w:color="auto" w:frame="1"/>
          <w:lang w:eastAsia="en-IN"/>
        </w:rPr>
        <w:t xml:space="preserve"> property to its default value.</w:t>
      </w:r>
    </w:p>
    <w:p w14:paraId="45DB50D3" w14:textId="77777777" w:rsidR="00D750F5" w:rsidRPr="008B328F" w:rsidRDefault="00D750F5" w:rsidP="00433AE3">
      <w:pPr>
        <w:pStyle w:val="NoSpacing"/>
        <w:ind w:left="720"/>
        <w:jc w:val="both"/>
        <w:rPr>
          <w:rFonts w:ascii="Segoe UI" w:hAnsi="Segoe UI" w:cs="Segoe UI"/>
          <w:color w:val="3A3A3A"/>
          <w:lang w:eastAsia="en-IN"/>
        </w:rPr>
      </w:pPr>
    </w:p>
    <w:p w14:paraId="6098BB73" w14:textId="5247D1E3" w:rsidR="001100B2" w:rsidRDefault="001100B2" w:rsidP="001100B2">
      <w:pPr>
        <w:autoSpaceDE w:val="0"/>
        <w:autoSpaceDN w:val="0"/>
        <w:adjustRightInd w:val="0"/>
        <w:spacing w:after="0" w:line="240" w:lineRule="auto"/>
        <w:rPr>
          <w:rFonts w:ascii="Arial" w:hAnsi="Arial" w:cs="Arial"/>
          <w:color w:val="000000"/>
          <w:shd w:val="clear" w:color="auto" w:fill="FFFFFF"/>
        </w:rPr>
      </w:pPr>
      <w:r w:rsidRPr="001100B2">
        <w:rPr>
          <w:rFonts w:ascii="Cascadia Mono" w:hAnsi="Cascadia Mono" w:cs="Cascadia Mono"/>
          <w:noProof/>
          <w:color w:val="000000"/>
          <w:kern w:val="0"/>
          <w:sz w:val="19"/>
          <w:szCs w:val="19"/>
        </w:rPr>
        <w:drawing>
          <wp:inline distT="0" distB="0" distL="0" distR="0" wp14:anchorId="284BC1CA" wp14:editId="1BFC9355">
            <wp:extent cx="5731510" cy="1590675"/>
            <wp:effectExtent l="0" t="0" r="2540" b="9525"/>
            <wp:docPr id="22482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25147" name=""/>
                    <pic:cNvPicPr/>
                  </pic:nvPicPr>
                  <pic:blipFill>
                    <a:blip r:embed="rId50"/>
                    <a:stretch>
                      <a:fillRect/>
                    </a:stretch>
                  </pic:blipFill>
                  <pic:spPr>
                    <a:xfrm>
                      <a:off x="0" y="0"/>
                      <a:ext cx="5731510" cy="1590675"/>
                    </a:xfrm>
                    <a:prstGeom prst="rect">
                      <a:avLst/>
                    </a:prstGeom>
                  </pic:spPr>
                </pic:pic>
              </a:graphicData>
            </a:graphic>
          </wp:inline>
        </w:drawing>
      </w:r>
    </w:p>
    <w:p w14:paraId="2148CEA9" w14:textId="1D7C35C6" w:rsidR="00BE5702" w:rsidRPr="0020606B" w:rsidRDefault="00BE5702" w:rsidP="00BE5702">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roofErr w:type="spellStart"/>
      <w:r w:rsidRPr="0020606B">
        <w:rPr>
          <w:rStyle w:val="Strong"/>
          <w:rFonts w:ascii="Arial" w:eastAsiaTheme="majorEastAsia" w:hAnsi="Arial" w:cs="Arial"/>
          <w:b/>
          <w:bCs/>
          <w:color w:val="000000"/>
          <w:sz w:val="22"/>
          <w:szCs w:val="22"/>
          <w:bdr w:val="none" w:sz="0" w:space="0" w:color="auto" w:frame="1"/>
        </w:rPr>
        <w:t>SqlDataReader</w:t>
      </w:r>
      <w:proofErr w:type="spellEnd"/>
      <w:r w:rsidRPr="0020606B">
        <w:rPr>
          <w:rStyle w:val="Strong"/>
          <w:rFonts w:ascii="Arial" w:eastAsiaTheme="majorEastAsia" w:hAnsi="Arial" w:cs="Arial"/>
          <w:b/>
          <w:bCs/>
          <w:color w:val="000000"/>
          <w:sz w:val="22"/>
          <w:szCs w:val="22"/>
          <w:bdr w:val="none" w:sz="0" w:space="0" w:color="auto" w:frame="1"/>
        </w:rPr>
        <w:t xml:space="preserve"> Class in C#?</w:t>
      </w:r>
    </w:p>
    <w:p w14:paraId="48A9A5A4" w14:textId="77777777" w:rsidR="00BE5702" w:rsidRPr="0020606B" w:rsidRDefault="00BE5702" w:rsidP="00BE5702">
      <w:pPr>
        <w:shd w:val="clear" w:color="auto" w:fill="FFFFFF"/>
        <w:spacing w:after="0" w:line="240" w:lineRule="auto"/>
        <w:jc w:val="both"/>
        <w:textAlignment w:val="baseline"/>
        <w:outlineLvl w:val="4"/>
        <w:rPr>
          <w:rFonts w:ascii="Arial" w:hAnsi="Arial" w:cs="Arial"/>
          <w:color w:val="000000"/>
          <w:shd w:val="clear" w:color="auto" w:fill="FFFFFF"/>
        </w:rPr>
      </w:pPr>
    </w:p>
    <w:p w14:paraId="1326C414" w14:textId="6AC1171F" w:rsidR="00BE5702" w:rsidRPr="0020606B" w:rsidRDefault="00BE5702" w:rsidP="00BE5702">
      <w:pPr>
        <w:shd w:val="clear" w:color="auto" w:fill="FFFFFF"/>
        <w:spacing w:after="0" w:line="240" w:lineRule="auto"/>
        <w:jc w:val="both"/>
        <w:textAlignment w:val="baseline"/>
        <w:outlineLvl w:val="4"/>
        <w:rPr>
          <w:rFonts w:ascii="Arial" w:hAnsi="Arial" w:cs="Arial"/>
          <w:color w:val="000000"/>
          <w:bdr w:val="none" w:sz="0" w:space="0" w:color="auto" w:frame="1"/>
          <w:shd w:val="clear" w:color="auto" w:fill="FFFFFF"/>
        </w:rPr>
      </w:pPr>
      <w:r w:rsidRPr="0020606B">
        <w:rPr>
          <w:rFonts w:ascii="Arial" w:hAnsi="Arial" w:cs="Arial"/>
          <w:color w:val="000000"/>
          <w:bdr w:val="none" w:sz="0" w:space="0" w:color="auto" w:frame="1"/>
          <w:shd w:val="clear" w:color="auto" w:fill="FFFFFF"/>
        </w:rPr>
        <w:t xml:space="preserve">The ADO.NET </w:t>
      </w:r>
      <w:proofErr w:type="spellStart"/>
      <w:r w:rsidRPr="0020606B">
        <w:rPr>
          <w:rFonts w:ascii="Arial" w:hAnsi="Arial" w:cs="Arial"/>
          <w:color w:val="000000"/>
          <w:bdr w:val="none" w:sz="0" w:space="0" w:color="auto" w:frame="1"/>
          <w:shd w:val="clear" w:color="auto" w:fill="FFFFFF"/>
        </w:rPr>
        <w:t>SqlDataReader</w:t>
      </w:r>
      <w:proofErr w:type="spellEnd"/>
      <w:r w:rsidRPr="0020606B">
        <w:rPr>
          <w:rFonts w:ascii="Arial" w:hAnsi="Arial" w:cs="Arial"/>
          <w:color w:val="000000"/>
          <w:bdr w:val="none" w:sz="0" w:space="0" w:color="auto" w:frame="1"/>
          <w:shd w:val="clear" w:color="auto" w:fill="FFFFFF"/>
        </w:rPr>
        <w:t xml:space="preserve"> class in C# is used to read data from the SQL Server database in the most efficient manner. It reads data in the forward-only direction. It means once it reads a record, it will then read the next record; there is no way to go back and read the previous record.</w:t>
      </w:r>
    </w:p>
    <w:p w14:paraId="5EF624AB" w14:textId="77777777" w:rsidR="0020606B" w:rsidRPr="0020606B" w:rsidRDefault="0020606B" w:rsidP="00BE5702">
      <w:pPr>
        <w:shd w:val="clear" w:color="auto" w:fill="FFFFFF"/>
        <w:spacing w:after="0" w:line="240" w:lineRule="auto"/>
        <w:jc w:val="both"/>
        <w:textAlignment w:val="baseline"/>
        <w:outlineLvl w:val="4"/>
        <w:rPr>
          <w:rFonts w:ascii="Arial" w:hAnsi="Arial" w:cs="Arial"/>
          <w:color w:val="000000"/>
          <w:bdr w:val="none" w:sz="0" w:space="0" w:color="auto" w:frame="1"/>
          <w:shd w:val="clear" w:color="auto" w:fill="FFFFFF"/>
        </w:rPr>
      </w:pPr>
    </w:p>
    <w:p w14:paraId="33FBF9F1" w14:textId="77777777" w:rsidR="0020606B" w:rsidRPr="0020606B" w:rsidRDefault="0020606B" w:rsidP="0020606B">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20606B">
        <w:rPr>
          <w:rStyle w:val="Strong"/>
          <w:rFonts w:ascii="Arial" w:eastAsiaTheme="majorEastAsia" w:hAnsi="Arial" w:cs="Arial"/>
          <w:b/>
          <w:bCs/>
          <w:color w:val="000000"/>
          <w:sz w:val="22"/>
          <w:szCs w:val="22"/>
          <w:bdr w:val="none" w:sz="0" w:space="0" w:color="auto" w:frame="1"/>
        </w:rPr>
        <w:t xml:space="preserve">ADO.NET </w:t>
      </w:r>
      <w:proofErr w:type="spellStart"/>
      <w:r w:rsidRPr="0020606B">
        <w:rPr>
          <w:rStyle w:val="Strong"/>
          <w:rFonts w:ascii="Arial" w:eastAsiaTheme="majorEastAsia" w:hAnsi="Arial" w:cs="Arial"/>
          <w:b/>
          <w:bCs/>
          <w:color w:val="000000"/>
          <w:sz w:val="22"/>
          <w:szCs w:val="22"/>
          <w:bdr w:val="none" w:sz="0" w:space="0" w:color="auto" w:frame="1"/>
        </w:rPr>
        <w:t>SqlDataAdapter</w:t>
      </w:r>
      <w:proofErr w:type="spellEnd"/>
      <w:r w:rsidRPr="0020606B">
        <w:rPr>
          <w:rStyle w:val="Strong"/>
          <w:rFonts w:ascii="Arial" w:eastAsiaTheme="majorEastAsia" w:hAnsi="Arial" w:cs="Arial"/>
          <w:b/>
          <w:bCs/>
          <w:color w:val="000000"/>
          <w:sz w:val="22"/>
          <w:szCs w:val="22"/>
          <w:bdr w:val="none" w:sz="0" w:space="0" w:color="auto" w:frame="1"/>
        </w:rPr>
        <w:t xml:space="preserve"> in C#?</w:t>
      </w:r>
    </w:p>
    <w:p w14:paraId="64B06652" w14:textId="77777777" w:rsidR="0020606B" w:rsidRDefault="0020606B" w:rsidP="0020606B">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0606B">
        <w:rPr>
          <w:rFonts w:ascii="Arial" w:hAnsi="Arial" w:cs="Arial"/>
          <w:color w:val="000000"/>
          <w:sz w:val="22"/>
          <w:szCs w:val="22"/>
          <w:bdr w:val="none" w:sz="0" w:space="0" w:color="auto" w:frame="1"/>
        </w:rPr>
        <w:t xml:space="preserve">The ADO.NET </w:t>
      </w:r>
      <w:proofErr w:type="spellStart"/>
      <w:r w:rsidRPr="0020606B">
        <w:rPr>
          <w:rFonts w:ascii="Arial" w:hAnsi="Arial" w:cs="Arial"/>
          <w:color w:val="000000"/>
          <w:sz w:val="22"/>
          <w:szCs w:val="22"/>
          <w:bdr w:val="none" w:sz="0" w:space="0" w:color="auto" w:frame="1"/>
        </w:rPr>
        <w:t>SqlDataAdapter</w:t>
      </w:r>
      <w:proofErr w:type="spellEnd"/>
      <w:r w:rsidRPr="0020606B">
        <w:rPr>
          <w:rFonts w:ascii="Arial" w:hAnsi="Arial" w:cs="Arial"/>
          <w:color w:val="000000"/>
          <w:sz w:val="22"/>
          <w:szCs w:val="22"/>
          <w:bdr w:val="none" w:sz="0" w:space="0" w:color="auto" w:frame="1"/>
        </w:rPr>
        <w:t xml:space="preserve"> in C# bridges a </w:t>
      </w:r>
      <w:proofErr w:type="spellStart"/>
      <w:r w:rsidRPr="0020606B">
        <w:rPr>
          <w:rFonts w:ascii="Arial" w:hAnsi="Arial" w:cs="Arial"/>
          <w:color w:val="000000"/>
          <w:sz w:val="22"/>
          <w:szCs w:val="22"/>
          <w:bdr w:val="none" w:sz="0" w:space="0" w:color="auto" w:frame="1"/>
        </w:rPr>
        <w:t>DataSet</w:t>
      </w:r>
      <w:proofErr w:type="spellEnd"/>
      <w:r w:rsidRPr="0020606B">
        <w:rPr>
          <w:rFonts w:ascii="Arial" w:hAnsi="Arial" w:cs="Arial"/>
          <w:color w:val="000000"/>
          <w:sz w:val="22"/>
          <w:szCs w:val="22"/>
          <w:bdr w:val="none" w:sz="0" w:space="0" w:color="auto" w:frame="1"/>
        </w:rPr>
        <w:t xml:space="preserve"> or </w:t>
      </w:r>
      <w:proofErr w:type="spellStart"/>
      <w:r w:rsidRPr="0020606B">
        <w:rPr>
          <w:rFonts w:ascii="Arial" w:hAnsi="Arial" w:cs="Arial"/>
          <w:color w:val="000000"/>
          <w:sz w:val="22"/>
          <w:szCs w:val="22"/>
          <w:bdr w:val="none" w:sz="0" w:space="0" w:color="auto" w:frame="1"/>
        </w:rPr>
        <w:t>DataTable</w:t>
      </w:r>
      <w:proofErr w:type="spellEnd"/>
      <w:r w:rsidRPr="0020606B">
        <w:rPr>
          <w:rFonts w:ascii="Arial" w:hAnsi="Arial" w:cs="Arial"/>
          <w:color w:val="000000"/>
          <w:sz w:val="22"/>
          <w:szCs w:val="22"/>
          <w:bdr w:val="none" w:sz="0" w:space="0" w:color="auto" w:frame="1"/>
        </w:rPr>
        <w:t xml:space="preserve"> and a Data Source (SQL Server Database) to retrieve data. The </w:t>
      </w:r>
      <w:proofErr w:type="spellStart"/>
      <w:r w:rsidRPr="0020606B">
        <w:rPr>
          <w:rFonts w:ascii="Arial" w:hAnsi="Arial" w:cs="Arial"/>
          <w:color w:val="000000"/>
          <w:sz w:val="22"/>
          <w:szCs w:val="22"/>
          <w:bdr w:val="none" w:sz="0" w:space="0" w:color="auto" w:frame="1"/>
        </w:rPr>
        <w:t>SqlDataAdapter</w:t>
      </w:r>
      <w:proofErr w:type="spellEnd"/>
      <w:r w:rsidRPr="0020606B">
        <w:rPr>
          <w:rFonts w:ascii="Arial" w:hAnsi="Arial" w:cs="Arial"/>
          <w:color w:val="000000"/>
          <w:sz w:val="22"/>
          <w:szCs w:val="22"/>
          <w:bdr w:val="none" w:sz="0" w:space="0" w:color="auto" w:frame="1"/>
        </w:rPr>
        <w:t xml:space="preserve"> is a class that represents a set of SQL commands and a database connection. It is used to fill the </w:t>
      </w:r>
      <w:proofErr w:type="spellStart"/>
      <w:r w:rsidRPr="0020606B">
        <w:rPr>
          <w:rFonts w:ascii="Arial" w:hAnsi="Arial" w:cs="Arial"/>
          <w:color w:val="000000"/>
          <w:sz w:val="22"/>
          <w:szCs w:val="22"/>
          <w:bdr w:val="none" w:sz="0" w:space="0" w:color="auto" w:frame="1"/>
        </w:rPr>
        <w:t>DataSet</w:t>
      </w:r>
      <w:proofErr w:type="spellEnd"/>
      <w:r w:rsidRPr="0020606B">
        <w:rPr>
          <w:rFonts w:ascii="Arial" w:hAnsi="Arial" w:cs="Arial"/>
          <w:color w:val="000000"/>
          <w:sz w:val="22"/>
          <w:szCs w:val="22"/>
          <w:bdr w:val="none" w:sz="0" w:space="0" w:color="auto" w:frame="1"/>
        </w:rPr>
        <w:t xml:space="preserve"> or </w:t>
      </w:r>
      <w:proofErr w:type="spellStart"/>
      <w:r w:rsidRPr="0020606B">
        <w:rPr>
          <w:rFonts w:ascii="Arial" w:hAnsi="Arial" w:cs="Arial"/>
          <w:color w:val="000000"/>
          <w:sz w:val="22"/>
          <w:szCs w:val="22"/>
          <w:bdr w:val="none" w:sz="0" w:space="0" w:color="auto" w:frame="1"/>
        </w:rPr>
        <w:t>DataTable</w:t>
      </w:r>
      <w:proofErr w:type="spellEnd"/>
      <w:r w:rsidRPr="0020606B">
        <w:rPr>
          <w:rFonts w:ascii="Arial" w:hAnsi="Arial" w:cs="Arial"/>
          <w:color w:val="000000"/>
          <w:sz w:val="22"/>
          <w:szCs w:val="22"/>
          <w:bdr w:val="none" w:sz="0" w:space="0" w:color="auto" w:frame="1"/>
        </w:rPr>
        <w:t xml:space="preserve"> and update the data source as well.</w:t>
      </w:r>
    </w:p>
    <w:p w14:paraId="7A95B5D0" w14:textId="77777777" w:rsidR="00AA2604" w:rsidRDefault="00AA2604" w:rsidP="0020606B">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561AD71C" w14:textId="394EC695" w:rsidR="00AA2604" w:rsidRDefault="00591C16" w:rsidP="0020606B">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591C16">
        <w:rPr>
          <w:rFonts w:ascii="Segoe UI" w:hAnsi="Segoe UI" w:cs="Segoe UI"/>
          <w:noProof/>
          <w:color w:val="3A3A3A"/>
          <w:sz w:val="22"/>
          <w:szCs w:val="22"/>
        </w:rPr>
        <w:drawing>
          <wp:inline distT="0" distB="0" distL="0" distR="0" wp14:anchorId="1E252663" wp14:editId="7F35DC87">
            <wp:extent cx="5731510" cy="1839595"/>
            <wp:effectExtent l="0" t="0" r="2540" b="8255"/>
            <wp:docPr id="185993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38285" name=""/>
                    <pic:cNvPicPr/>
                  </pic:nvPicPr>
                  <pic:blipFill>
                    <a:blip r:embed="rId51"/>
                    <a:stretch>
                      <a:fillRect/>
                    </a:stretch>
                  </pic:blipFill>
                  <pic:spPr>
                    <a:xfrm>
                      <a:off x="0" y="0"/>
                      <a:ext cx="5731510" cy="1839595"/>
                    </a:xfrm>
                    <a:prstGeom prst="rect">
                      <a:avLst/>
                    </a:prstGeom>
                  </pic:spPr>
                </pic:pic>
              </a:graphicData>
            </a:graphic>
          </wp:inline>
        </w:drawing>
      </w:r>
    </w:p>
    <w:p w14:paraId="62865C1E" w14:textId="6B4E9A89" w:rsidR="00B81A8C" w:rsidRPr="00CC42A9" w:rsidRDefault="00B81A8C" w:rsidP="0020606B">
      <w:pPr>
        <w:pStyle w:val="NormalWeb"/>
        <w:shd w:val="clear" w:color="auto" w:fill="FFFFFF"/>
        <w:spacing w:before="0" w:beforeAutospacing="0" w:after="0" w:afterAutospacing="0"/>
        <w:jc w:val="both"/>
        <w:textAlignment w:val="baseline"/>
        <w:rPr>
          <w:rFonts w:ascii="Segoe UI" w:hAnsi="Segoe UI" w:cs="Segoe UI"/>
          <w:b/>
          <w:bCs/>
          <w:sz w:val="22"/>
          <w:szCs w:val="22"/>
        </w:rPr>
      </w:pPr>
      <w:r w:rsidRPr="00CC42A9">
        <w:rPr>
          <w:rFonts w:ascii="Segoe UI" w:hAnsi="Segoe UI" w:cs="Segoe UI"/>
          <w:b/>
          <w:bCs/>
          <w:sz w:val="22"/>
          <w:szCs w:val="22"/>
        </w:rPr>
        <w:lastRenderedPageBreak/>
        <w:t xml:space="preserve">Pass method name as a parameter in </w:t>
      </w:r>
      <w:proofErr w:type="spellStart"/>
      <w:r w:rsidRPr="00CC42A9">
        <w:rPr>
          <w:rFonts w:ascii="Segoe UI" w:hAnsi="Segoe UI" w:cs="Segoe UI"/>
          <w:b/>
          <w:bCs/>
          <w:sz w:val="22"/>
          <w:szCs w:val="22"/>
        </w:rPr>
        <w:t>c#</w:t>
      </w:r>
      <w:proofErr w:type="spellEnd"/>
    </w:p>
    <w:p w14:paraId="19E2A75B" w14:textId="77777777" w:rsidR="002972D9" w:rsidRDefault="002972D9" w:rsidP="0020606B">
      <w:pPr>
        <w:pStyle w:val="NormalWeb"/>
        <w:shd w:val="clear" w:color="auto" w:fill="FFFFFF"/>
        <w:spacing w:before="0" w:beforeAutospacing="0" w:after="0" w:afterAutospacing="0"/>
        <w:jc w:val="both"/>
        <w:textAlignment w:val="baseline"/>
        <w:rPr>
          <w:rFonts w:ascii="Segoe UI" w:hAnsi="Segoe UI" w:cs="Segoe UI"/>
          <w:b/>
          <w:bCs/>
          <w:color w:val="3A3A3A"/>
          <w:sz w:val="22"/>
          <w:szCs w:val="22"/>
        </w:rPr>
      </w:pPr>
    </w:p>
    <w:p w14:paraId="20433916" w14:textId="1D7317B2" w:rsidR="002972D9" w:rsidRPr="00EC581E" w:rsidRDefault="002972D9" w:rsidP="0020606B">
      <w:pPr>
        <w:pStyle w:val="NormalWeb"/>
        <w:shd w:val="clear" w:color="auto" w:fill="FFFFFF"/>
        <w:spacing w:before="0" w:beforeAutospacing="0" w:after="0" w:afterAutospacing="0"/>
        <w:jc w:val="both"/>
        <w:textAlignment w:val="baseline"/>
        <w:rPr>
          <w:rFonts w:ascii="Arial" w:eastAsiaTheme="minorHAnsi" w:hAnsi="Arial" w:cs="Arial"/>
          <w:color w:val="000000"/>
          <w:kern w:val="2"/>
          <w:sz w:val="22"/>
          <w:szCs w:val="22"/>
          <w:bdr w:val="none" w:sz="0" w:space="0" w:color="auto" w:frame="1"/>
          <w:shd w:val="clear" w:color="auto" w:fill="FFFFFF"/>
          <w:lang w:eastAsia="en-US"/>
          <w14:ligatures w14:val="standardContextual"/>
        </w:rPr>
      </w:pPr>
      <w:r w:rsidRPr="00EC581E">
        <w:rPr>
          <w:rFonts w:ascii="Arial" w:eastAsiaTheme="minorHAnsi" w:hAnsi="Arial" w:cs="Arial"/>
          <w:color w:val="000000"/>
          <w:kern w:val="2"/>
          <w:sz w:val="22"/>
          <w:szCs w:val="22"/>
          <w:shd w:val="clear" w:color="auto" w:fill="FFFFFF"/>
          <w:lang w:eastAsia="en-US"/>
          <w14:ligatures w14:val="standardContextual"/>
        </w:rPr>
        <w:t>Func&lt;</w:t>
      </w:r>
      <w:r w:rsidRPr="009F533D">
        <w:rPr>
          <w:rFonts w:ascii="Cascadia Mono" w:eastAsiaTheme="minorHAnsi" w:hAnsi="Cascadia Mono" w:cs="Cascadia Mono"/>
          <w:color w:val="0000FF"/>
          <w:sz w:val="19"/>
          <w:szCs w:val="19"/>
          <w:lang w:eastAsia="en-US"/>
          <w14:ligatures w14:val="standardContextual"/>
        </w:rPr>
        <w:t>int, string</w:t>
      </w:r>
      <w:r w:rsidRPr="00EC581E">
        <w:rPr>
          <w:rFonts w:ascii="Arial" w:eastAsiaTheme="minorHAnsi" w:hAnsi="Arial" w:cs="Arial"/>
          <w:color w:val="000000"/>
          <w:kern w:val="2"/>
          <w:sz w:val="22"/>
          <w:szCs w:val="22"/>
          <w:shd w:val="clear" w:color="auto" w:fill="FFFFFF"/>
          <w:lang w:eastAsia="en-US"/>
          <w14:ligatures w14:val="standardContextual"/>
        </w:rPr>
        <w:t>&gt;</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is a delegate which represents a function taking an </w:t>
      </w:r>
      <w:r w:rsidRPr="00EC581E">
        <w:rPr>
          <w:rFonts w:ascii="Arial" w:eastAsiaTheme="minorHAnsi" w:hAnsi="Arial" w:cs="Arial"/>
          <w:color w:val="000000"/>
          <w:kern w:val="2"/>
          <w:sz w:val="22"/>
          <w:szCs w:val="22"/>
          <w:shd w:val="clear" w:color="auto" w:fill="FFFFFF"/>
          <w:lang w:eastAsia="en-US"/>
          <w14:ligatures w14:val="standardContextual"/>
        </w:rPr>
        <w:t>int</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argument and returning a </w:t>
      </w:r>
      <w:r w:rsidRPr="00EC581E">
        <w:rPr>
          <w:rFonts w:ascii="Arial" w:eastAsiaTheme="minorHAnsi" w:hAnsi="Arial" w:cs="Arial"/>
          <w:color w:val="000000"/>
          <w:kern w:val="2"/>
          <w:sz w:val="22"/>
          <w:szCs w:val="22"/>
          <w:shd w:val="clear" w:color="auto" w:fill="FFFFFF"/>
          <w:lang w:eastAsia="en-US"/>
          <w14:ligatures w14:val="standardContextual"/>
        </w:rPr>
        <w:t>string</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w:t>
      </w:r>
    </w:p>
    <w:p w14:paraId="2CF57846" w14:textId="6FB2C554" w:rsidR="002972D9" w:rsidRPr="00EC581E" w:rsidRDefault="002972D9" w:rsidP="0020606B">
      <w:pPr>
        <w:pStyle w:val="NormalWeb"/>
        <w:shd w:val="clear" w:color="auto" w:fill="FFFFFF"/>
        <w:spacing w:before="0" w:beforeAutospacing="0" w:after="0" w:afterAutospacing="0"/>
        <w:jc w:val="both"/>
        <w:textAlignment w:val="baseline"/>
        <w:rPr>
          <w:rFonts w:ascii="Arial" w:eastAsiaTheme="minorHAnsi" w:hAnsi="Arial" w:cs="Arial"/>
          <w:color w:val="000000"/>
          <w:kern w:val="2"/>
          <w:sz w:val="22"/>
          <w:szCs w:val="22"/>
          <w:bdr w:val="none" w:sz="0" w:space="0" w:color="auto" w:frame="1"/>
          <w:shd w:val="clear" w:color="auto" w:fill="FFFFFF"/>
          <w:lang w:eastAsia="en-US"/>
          <w14:ligatures w14:val="standardContextual"/>
        </w:rPr>
      </w:pPr>
      <w:r w:rsidRPr="00EC581E">
        <w:rPr>
          <w:rFonts w:ascii="Arial" w:eastAsiaTheme="minorHAnsi" w:hAnsi="Arial" w:cs="Arial"/>
          <w:color w:val="000000"/>
          <w:kern w:val="2"/>
          <w:sz w:val="22"/>
          <w:szCs w:val="22"/>
          <w:shd w:val="clear" w:color="auto" w:fill="FFFFFF"/>
          <w:lang w:eastAsia="en-US"/>
          <w14:ligatures w14:val="standardContextual"/>
        </w:rPr>
        <w:t>Func&lt;</w:t>
      </w:r>
      <w:r w:rsidRPr="009F533D">
        <w:rPr>
          <w:rFonts w:ascii="Cascadia Mono" w:eastAsiaTheme="minorHAnsi" w:hAnsi="Cascadia Mono" w:cs="Cascadia Mono"/>
          <w:color w:val="0000FF"/>
          <w:sz w:val="19"/>
          <w:szCs w:val="19"/>
          <w:lang w:eastAsia="en-US"/>
          <w14:ligatures w14:val="standardContextual"/>
        </w:rPr>
        <w:t>string, int</w:t>
      </w:r>
      <w:r w:rsidRPr="00EC581E">
        <w:rPr>
          <w:rFonts w:ascii="Arial" w:eastAsiaTheme="minorHAnsi" w:hAnsi="Arial" w:cs="Arial"/>
          <w:color w:val="000000"/>
          <w:kern w:val="2"/>
          <w:sz w:val="22"/>
          <w:szCs w:val="22"/>
          <w:shd w:val="clear" w:color="auto" w:fill="FFFFFF"/>
          <w:lang w:eastAsia="en-US"/>
          <w14:ligatures w14:val="standardContextual"/>
        </w:rPr>
        <w:t>&gt;</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xml:space="preserve"> is a delegate which represents a function taking </w:t>
      </w:r>
      <w:r w:rsidR="00EC581E"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a</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w:t>
      </w:r>
      <w:r w:rsidR="00EC581E" w:rsidRPr="00EC581E">
        <w:rPr>
          <w:rFonts w:ascii="Arial" w:eastAsiaTheme="minorHAnsi" w:hAnsi="Arial" w:cs="Arial"/>
          <w:color w:val="000000"/>
          <w:kern w:val="2"/>
          <w:sz w:val="22"/>
          <w:szCs w:val="22"/>
          <w:shd w:val="clear" w:color="auto" w:fill="FFFFFF"/>
          <w:lang w:eastAsia="en-US"/>
          <w14:ligatures w14:val="standardContextual"/>
        </w:rPr>
        <w:t>string</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argument and returning a</w:t>
      </w:r>
      <w:r w:rsidR="00EC581E"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n</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w:t>
      </w:r>
      <w:r w:rsidR="00EC581E" w:rsidRPr="00EC581E">
        <w:rPr>
          <w:rFonts w:ascii="Arial" w:eastAsiaTheme="minorHAnsi" w:hAnsi="Arial" w:cs="Arial"/>
          <w:color w:val="000000"/>
          <w:kern w:val="2"/>
          <w:sz w:val="22"/>
          <w:szCs w:val="22"/>
          <w:shd w:val="clear" w:color="auto" w:fill="FFFFFF"/>
          <w:lang w:eastAsia="en-US"/>
          <w14:ligatures w14:val="standardContextual"/>
        </w:rPr>
        <w:t>int</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w:t>
      </w:r>
    </w:p>
    <w:p w14:paraId="47793712" w14:textId="77777777" w:rsidR="00B81A8C" w:rsidRPr="00EC581E" w:rsidRDefault="00B81A8C" w:rsidP="0020606B">
      <w:pPr>
        <w:pStyle w:val="NormalWeb"/>
        <w:shd w:val="clear" w:color="auto" w:fill="FFFFFF"/>
        <w:spacing w:before="0" w:beforeAutospacing="0" w:after="0" w:afterAutospacing="0"/>
        <w:jc w:val="both"/>
        <w:textAlignment w:val="baseline"/>
        <w:rPr>
          <w:rFonts w:ascii="Arial" w:eastAsiaTheme="minorHAnsi" w:hAnsi="Arial" w:cs="Arial"/>
          <w:color w:val="000000"/>
          <w:kern w:val="2"/>
          <w:sz w:val="22"/>
          <w:szCs w:val="22"/>
          <w:bdr w:val="none" w:sz="0" w:space="0" w:color="auto" w:frame="1"/>
          <w:shd w:val="clear" w:color="auto" w:fill="FFFFFF"/>
          <w:lang w:eastAsia="en-US"/>
          <w14:ligatures w14:val="standardContextual"/>
        </w:rPr>
      </w:pPr>
    </w:p>
    <w:p w14:paraId="579BDBB7"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1148D4E0"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PassedMethodAsParameter</w:t>
      </w:r>
      <w:proofErr w:type="spellEnd"/>
    </w:p>
    <w:p w14:paraId="321B3D3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0918E9"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A0D94F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19686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77C8187A"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5FFC53"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RunTheMethod</w:t>
      </w:r>
      <w:proofErr w:type="spellEnd"/>
      <w:r>
        <w:rPr>
          <w:rFonts w:ascii="Cascadia Mono" w:hAnsi="Cascadia Mono" w:cs="Cascadia Mono"/>
          <w:color w:val="000000"/>
          <w:kern w:val="0"/>
          <w:sz w:val="19"/>
          <w:szCs w:val="19"/>
        </w:rPr>
        <w:t>(Method1);</w:t>
      </w:r>
    </w:p>
    <w:p w14:paraId="475FEDAB"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"Method {0} Executed"</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2D9A14"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RunTheMethod</w:t>
      </w:r>
      <w:proofErr w:type="spellEnd"/>
      <w:r>
        <w:rPr>
          <w:rFonts w:ascii="Cascadia Mono" w:hAnsi="Cascadia Mono" w:cs="Cascadia Mono"/>
          <w:color w:val="000000"/>
          <w:kern w:val="0"/>
          <w:sz w:val="19"/>
          <w:szCs w:val="19"/>
        </w:rPr>
        <w:t>(Method2);</w:t>
      </w:r>
    </w:p>
    <w:p w14:paraId="5E7CCCC0"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"Method {0} Executed"</w:t>
      </w:r>
      <w:r>
        <w:rPr>
          <w:rFonts w:ascii="Cascadia Mono" w:hAnsi="Cascadia Mono" w:cs="Cascadia Mono"/>
          <w:color w:val="000000"/>
          <w:kern w:val="0"/>
          <w:sz w:val="19"/>
          <w:szCs w:val="19"/>
        </w:rPr>
        <w:t>, j);</w:t>
      </w:r>
    </w:p>
    <w:p w14:paraId="74C7D9A2"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31F50DAB"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1A2FAA"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Method1(</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input)</w:t>
      </w:r>
    </w:p>
    <w:p w14:paraId="04A35EBC"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0A75FAD6"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B24A17B"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53DF4B"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Method2(</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input)</w:t>
      </w:r>
    </w:p>
    <w:p w14:paraId="67AA4AF0"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0B09BB6C"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2;</w:t>
      </w:r>
    </w:p>
    <w:p w14:paraId="0F67D6BC"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A59C20"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RunTheMethod</w:t>
      </w:r>
      <w:proofErr w:type="spellEnd"/>
      <w:r>
        <w:rPr>
          <w:rFonts w:ascii="Cascadia Mono" w:hAnsi="Cascadia Mono" w:cs="Cascadia Mono"/>
          <w:color w:val="000000"/>
          <w:kern w:val="0"/>
          <w:sz w:val="19"/>
          <w:szCs w:val="19"/>
        </w:rPr>
        <w:t>(Func&lt;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myMethodName</w:t>
      </w:r>
      <w:proofErr w:type="spellEnd"/>
      <w:r>
        <w:rPr>
          <w:rFonts w:ascii="Cascadia Mono" w:hAnsi="Cascadia Mono" w:cs="Cascadia Mono"/>
          <w:color w:val="000000"/>
          <w:kern w:val="0"/>
          <w:sz w:val="19"/>
          <w:szCs w:val="19"/>
        </w:rPr>
        <w:t>)</w:t>
      </w:r>
    </w:p>
    <w:p w14:paraId="75634972"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7D0581B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myMethodName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"My String"</w:t>
      </w:r>
      <w:r>
        <w:rPr>
          <w:rFonts w:ascii="Cascadia Mono" w:hAnsi="Cascadia Mono" w:cs="Cascadia Mono"/>
          <w:color w:val="000000"/>
          <w:kern w:val="0"/>
          <w:sz w:val="19"/>
          <w:szCs w:val="19"/>
        </w:rPr>
        <w:t xml:space="preserve">);          </w:t>
      </w:r>
    </w:p>
    <w:p w14:paraId="574F1C15"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F5252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279FF721"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A85BF6" w14:textId="3ED88747" w:rsidR="00B81A8C" w:rsidRDefault="00B81A8C" w:rsidP="00B81A8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810841F" w14:textId="77777777" w:rsidR="008D571D" w:rsidRDefault="008D571D" w:rsidP="00B81A8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8E5BE52" w14:textId="307D5446" w:rsidR="008D571D" w:rsidRDefault="008D571D" w:rsidP="00B81A8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8D571D">
        <w:rPr>
          <w:rFonts w:ascii="Cascadia Mono" w:hAnsi="Cascadia Mono" w:cs="Cascadia Mono"/>
          <w:noProof/>
          <w:color w:val="000000"/>
          <w:sz w:val="19"/>
          <w:szCs w:val="19"/>
        </w:rPr>
        <w:drawing>
          <wp:inline distT="0" distB="0" distL="0" distR="0" wp14:anchorId="5316C2EB" wp14:editId="5DEA335A">
            <wp:extent cx="1334125" cy="370590"/>
            <wp:effectExtent l="0" t="0" r="0" b="0"/>
            <wp:docPr id="158417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6119" name=""/>
                    <pic:cNvPicPr/>
                  </pic:nvPicPr>
                  <pic:blipFill>
                    <a:blip r:embed="rId52"/>
                    <a:stretch>
                      <a:fillRect/>
                    </a:stretch>
                  </pic:blipFill>
                  <pic:spPr>
                    <a:xfrm>
                      <a:off x="0" y="0"/>
                      <a:ext cx="1341351" cy="372597"/>
                    </a:xfrm>
                    <a:prstGeom prst="rect">
                      <a:avLst/>
                    </a:prstGeom>
                  </pic:spPr>
                </pic:pic>
              </a:graphicData>
            </a:graphic>
          </wp:inline>
        </w:drawing>
      </w:r>
    </w:p>
    <w:p w14:paraId="085E54AF" w14:textId="77777777" w:rsidR="00370559" w:rsidRDefault="00370559" w:rsidP="00B81A8C">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28AEE615" w14:textId="2D59DEB6" w:rsidR="00741964" w:rsidRPr="00510D00" w:rsidRDefault="00741964" w:rsidP="00741964">
      <w:pPr>
        <w:shd w:val="clear" w:color="auto" w:fill="FFFFFF"/>
        <w:spacing w:after="0" w:line="240" w:lineRule="auto"/>
        <w:jc w:val="both"/>
        <w:textAlignment w:val="baseline"/>
        <w:outlineLvl w:val="4"/>
        <w:rPr>
          <w:rFonts w:ascii="Arial" w:hAnsi="Arial" w:cs="Arial"/>
          <w:b/>
          <w:bCs/>
          <w:color w:val="000000"/>
          <w:shd w:val="clear" w:color="auto" w:fill="FFFFFF"/>
        </w:rPr>
      </w:pPr>
      <w:r w:rsidRPr="00510D00">
        <w:rPr>
          <w:rFonts w:ascii="Arial" w:hAnsi="Arial" w:cs="Arial"/>
          <w:b/>
          <w:bCs/>
          <w:color w:val="000000"/>
          <w:shd w:val="clear" w:color="auto" w:fill="FFFFFF"/>
        </w:rPr>
        <w:t xml:space="preserve">Optional Parameter in </w:t>
      </w:r>
      <w:proofErr w:type="spellStart"/>
      <w:r w:rsidRPr="00510D00">
        <w:rPr>
          <w:rFonts w:ascii="Arial" w:hAnsi="Arial" w:cs="Arial"/>
          <w:b/>
          <w:bCs/>
          <w:color w:val="000000"/>
          <w:shd w:val="clear" w:color="auto" w:fill="FFFFFF"/>
        </w:rPr>
        <w:t>c#</w:t>
      </w:r>
      <w:proofErr w:type="spellEnd"/>
    </w:p>
    <w:p w14:paraId="0402179C" w14:textId="77777777" w:rsidR="00741964" w:rsidRDefault="00741964" w:rsidP="0020606B">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5A595540"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FF"/>
          <w:kern w:val="0"/>
          <w:sz w:val="18"/>
          <w:szCs w:val="18"/>
        </w:rPr>
        <w:t>using</w:t>
      </w:r>
      <w:r w:rsidRPr="002570FE">
        <w:rPr>
          <w:rFonts w:ascii="Cascadia Mono" w:hAnsi="Cascadia Mono" w:cs="Cascadia Mono"/>
          <w:color w:val="000000"/>
          <w:kern w:val="0"/>
          <w:sz w:val="18"/>
          <w:szCs w:val="18"/>
        </w:rPr>
        <w:t xml:space="preserve"> System;</w:t>
      </w:r>
    </w:p>
    <w:p w14:paraId="30284E7E"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FF"/>
          <w:kern w:val="0"/>
          <w:sz w:val="18"/>
          <w:szCs w:val="18"/>
        </w:rPr>
        <w:t>namespace</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OptionalParameter</w:t>
      </w:r>
      <w:proofErr w:type="spellEnd"/>
    </w:p>
    <w:p w14:paraId="1558143D"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w:t>
      </w:r>
    </w:p>
    <w:p w14:paraId="6F0D212E"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class</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2B91AF"/>
          <w:kern w:val="0"/>
          <w:sz w:val="18"/>
          <w:szCs w:val="18"/>
        </w:rPr>
        <w:t>Program</w:t>
      </w:r>
    </w:p>
    <w:p w14:paraId="65BEC451"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627E32C3"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static</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void</w:t>
      </w:r>
      <w:r w:rsidRPr="002570FE">
        <w:rPr>
          <w:rFonts w:ascii="Cascadia Mono" w:hAnsi="Cascadia Mono" w:cs="Cascadia Mono"/>
          <w:color w:val="000000"/>
          <w:kern w:val="0"/>
          <w:sz w:val="18"/>
          <w:szCs w:val="18"/>
        </w:rPr>
        <w:t xml:space="preserve"> Main(</w:t>
      </w:r>
      <w:r w:rsidRPr="002570FE">
        <w:rPr>
          <w:rFonts w:ascii="Cascadia Mono" w:hAnsi="Cascadia Mono" w:cs="Cascadia Mono"/>
          <w:color w:val="0000FF"/>
          <w:kern w:val="0"/>
          <w:sz w:val="18"/>
          <w:szCs w:val="18"/>
        </w:rPr>
        <w:t>string</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args</w:t>
      </w:r>
      <w:proofErr w:type="spellEnd"/>
      <w:r w:rsidRPr="002570FE">
        <w:rPr>
          <w:rFonts w:ascii="Cascadia Mono" w:hAnsi="Cascadia Mono" w:cs="Cascadia Mono"/>
          <w:color w:val="000000"/>
          <w:kern w:val="0"/>
          <w:sz w:val="18"/>
          <w:szCs w:val="18"/>
        </w:rPr>
        <w:t>)</w:t>
      </w:r>
    </w:p>
    <w:p w14:paraId="1E6E4CCA"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0884B515"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ADDNumbers</w:t>
      </w:r>
      <w:proofErr w:type="spellEnd"/>
      <w:r w:rsidRPr="002570FE">
        <w:rPr>
          <w:rFonts w:ascii="Cascadia Mono" w:hAnsi="Cascadia Mono" w:cs="Cascadia Mono"/>
          <w:color w:val="000000"/>
          <w:kern w:val="0"/>
          <w:sz w:val="18"/>
          <w:szCs w:val="18"/>
        </w:rPr>
        <w:t>(10, 20);</w:t>
      </w:r>
    </w:p>
    <w:p w14:paraId="662395FB"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ADDNumbers</w:t>
      </w:r>
      <w:proofErr w:type="spellEnd"/>
      <w:r w:rsidRPr="002570FE">
        <w:rPr>
          <w:rFonts w:ascii="Cascadia Mono" w:hAnsi="Cascadia Mono" w:cs="Cascadia Mono"/>
          <w:color w:val="000000"/>
          <w:kern w:val="0"/>
          <w:sz w:val="18"/>
          <w:szCs w:val="18"/>
        </w:rPr>
        <w:t xml:space="preserve">(10, 20, </w:t>
      </w:r>
      <w:r w:rsidRPr="002570FE">
        <w:rPr>
          <w:rFonts w:ascii="Cascadia Mono" w:hAnsi="Cascadia Mono" w:cs="Cascadia Mono"/>
          <w:color w:val="0000FF"/>
          <w:kern w:val="0"/>
          <w:sz w:val="18"/>
          <w:szCs w:val="18"/>
        </w:rPr>
        <w:t>new</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 30, 40, 50 });</w:t>
      </w:r>
    </w:p>
    <w:p w14:paraId="7E3DB697"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p>
    <w:p w14:paraId="2092BB17"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Console.ReadLine</w:t>
      </w:r>
      <w:proofErr w:type="spellEnd"/>
      <w:r w:rsidRPr="002570FE">
        <w:rPr>
          <w:rFonts w:ascii="Cascadia Mono" w:hAnsi="Cascadia Mono" w:cs="Cascadia Mono"/>
          <w:color w:val="000000"/>
          <w:kern w:val="0"/>
          <w:sz w:val="18"/>
          <w:szCs w:val="18"/>
        </w:rPr>
        <w:t>();</w:t>
      </w:r>
    </w:p>
    <w:p w14:paraId="38201B20"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42BD7630"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public</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static</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void</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ADDNumbers</w:t>
      </w:r>
      <w:proofErr w:type="spellEnd"/>
      <w:r w:rsidRPr="002570FE">
        <w:rPr>
          <w:rFonts w:ascii="Cascadia Mono" w:hAnsi="Cascadia Mono" w:cs="Cascadia Mono"/>
          <w:color w:val="000000"/>
          <w:kern w:val="0"/>
          <w:sz w:val="18"/>
          <w:szCs w:val="18"/>
        </w:rPr>
        <w:t>(</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FN,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SN,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restOfTheNumbers</w:t>
      </w:r>
      <w:proofErr w:type="spellEnd"/>
      <w:r w:rsidRPr="002570FE">
        <w:rPr>
          <w:rFonts w:ascii="Cascadia Mono" w:hAnsi="Cascadia Mono" w:cs="Cascadia Mono"/>
          <w:color w:val="000000"/>
          <w:kern w:val="0"/>
          <w:sz w:val="18"/>
          <w:szCs w:val="18"/>
        </w:rPr>
        <w:t xml:space="preserve"> = </w:t>
      </w:r>
      <w:r w:rsidRPr="002570FE">
        <w:rPr>
          <w:rFonts w:ascii="Cascadia Mono" w:hAnsi="Cascadia Mono" w:cs="Cascadia Mono"/>
          <w:color w:val="0000FF"/>
          <w:kern w:val="0"/>
          <w:sz w:val="18"/>
          <w:szCs w:val="18"/>
        </w:rPr>
        <w:t>null</w:t>
      </w:r>
      <w:r w:rsidRPr="002570FE">
        <w:rPr>
          <w:rFonts w:ascii="Cascadia Mono" w:hAnsi="Cascadia Mono" w:cs="Cascadia Mono"/>
          <w:color w:val="000000"/>
          <w:kern w:val="0"/>
          <w:sz w:val="18"/>
          <w:szCs w:val="18"/>
        </w:rPr>
        <w:t>)</w:t>
      </w:r>
    </w:p>
    <w:p w14:paraId="796BE7ED"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3BAD5CCB"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result = FN + SN;</w:t>
      </w:r>
    </w:p>
    <w:p w14:paraId="04CDAE98"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if</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restOfTheNumbers</w:t>
      </w:r>
      <w:proofErr w:type="spellEnd"/>
      <w:r w:rsidRPr="002570FE">
        <w:rPr>
          <w:rFonts w:ascii="Cascadia Mono" w:hAnsi="Cascadia Mono" w:cs="Cascadia Mono"/>
          <w:color w:val="000000"/>
          <w:kern w:val="0"/>
          <w:sz w:val="18"/>
          <w:szCs w:val="18"/>
        </w:rPr>
        <w:t xml:space="preserve"> != </w:t>
      </w:r>
      <w:r w:rsidRPr="002570FE">
        <w:rPr>
          <w:rFonts w:ascii="Cascadia Mono" w:hAnsi="Cascadia Mono" w:cs="Cascadia Mono"/>
          <w:color w:val="0000FF"/>
          <w:kern w:val="0"/>
          <w:sz w:val="18"/>
          <w:szCs w:val="18"/>
        </w:rPr>
        <w:t>null</w:t>
      </w:r>
      <w:r w:rsidRPr="002570FE">
        <w:rPr>
          <w:rFonts w:ascii="Cascadia Mono" w:hAnsi="Cascadia Mono" w:cs="Cascadia Mono"/>
          <w:color w:val="000000"/>
          <w:kern w:val="0"/>
          <w:sz w:val="18"/>
          <w:szCs w:val="18"/>
        </w:rPr>
        <w:t>)</w:t>
      </w:r>
    </w:p>
    <w:p w14:paraId="61AF9E56"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295A2E06"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foreach</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i</w:t>
      </w:r>
      <w:proofErr w:type="spellEnd"/>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in</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restOfTheNumbers</w:t>
      </w:r>
      <w:proofErr w:type="spellEnd"/>
      <w:r w:rsidRPr="002570FE">
        <w:rPr>
          <w:rFonts w:ascii="Cascadia Mono" w:hAnsi="Cascadia Mono" w:cs="Cascadia Mono"/>
          <w:color w:val="000000"/>
          <w:kern w:val="0"/>
          <w:sz w:val="18"/>
          <w:szCs w:val="18"/>
        </w:rPr>
        <w:t>)</w:t>
      </w:r>
    </w:p>
    <w:p w14:paraId="03A45B6C"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5353FD66"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result += </w:t>
      </w:r>
      <w:proofErr w:type="spellStart"/>
      <w:r w:rsidRPr="002570FE">
        <w:rPr>
          <w:rFonts w:ascii="Cascadia Mono" w:hAnsi="Cascadia Mono" w:cs="Cascadia Mono"/>
          <w:color w:val="000000"/>
          <w:kern w:val="0"/>
          <w:sz w:val="18"/>
          <w:szCs w:val="18"/>
        </w:rPr>
        <w:t>i</w:t>
      </w:r>
      <w:proofErr w:type="spellEnd"/>
      <w:r w:rsidRPr="002570FE">
        <w:rPr>
          <w:rFonts w:ascii="Cascadia Mono" w:hAnsi="Cascadia Mono" w:cs="Cascadia Mono"/>
          <w:color w:val="000000"/>
          <w:kern w:val="0"/>
          <w:sz w:val="18"/>
          <w:szCs w:val="18"/>
        </w:rPr>
        <w:t>;</w:t>
      </w:r>
    </w:p>
    <w:p w14:paraId="582D109D"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lastRenderedPageBreak/>
        <w:t xml:space="preserve">                }</w:t>
      </w:r>
    </w:p>
    <w:p w14:paraId="53E339B7"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4F2A03C9"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Console.WriteLine</w:t>
      </w:r>
      <w:proofErr w:type="spellEnd"/>
      <w:r w:rsidRPr="002570FE">
        <w:rPr>
          <w:rFonts w:ascii="Cascadia Mono" w:hAnsi="Cascadia Mono" w:cs="Cascadia Mono"/>
          <w:color w:val="000000"/>
          <w:kern w:val="0"/>
          <w:sz w:val="18"/>
          <w:szCs w:val="18"/>
        </w:rPr>
        <w:t>(</w:t>
      </w:r>
      <w:r w:rsidRPr="002570FE">
        <w:rPr>
          <w:rFonts w:ascii="Cascadia Mono" w:hAnsi="Cascadia Mono" w:cs="Cascadia Mono"/>
          <w:color w:val="A31515"/>
          <w:kern w:val="0"/>
          <w:sz w:val="18"/>
          <w:szCs w:val="18"/>
        </w:rPr>
        <w:t>"Total = "</w:t>
      </w:r>
      <w:r w:rsidRPr="002570FE">
        <w:rPr>
          <w:rFonts w:ascii="Cascadia Mono" w:hAnsi="Cascadia Mono" w:cs="Cascadia Mono"/>
          <w:color w:val="000000"/>
          <w:kern w:val="0"/>
          <w:sz w:val="18"/>
          <w:szCs w:val="18"/>
        </w:rPr>
        <w:t xml:space="preserve"> + </w:t>
      </w:r>
      <w:proofErr w:type="spellStart"/>
      <w:r w:rsidRPr="002570FE">
        <w:rPr>
          <w:rFonts w:ascii="Cascadia Mono" w:hAnsi="Cascadia Mono" w:cs="Cascadia Mono"/>
          <w:color w:val="000000"/>
          <w:kern w:val="0"/>
          <w:sz w:val="18"/>
          <w:szCs w:val="18"/>
        </w:rPr>
        <w:t>result.ToString</w:t>
      </w:r>
      <w:proofErr w:type="spellEnd"/>
      <w:r w:rsidRPr="002570FE">
        <w:rPr>
          <w:rFonts w:ascii="Cascadia Mono" w:hAnsi="Cascadia Mono" w:cs="Cascadia Mono"/>
          <w:color w:val="000000"/>
          <w:kern w:val="0"/>
          <w:sz w:val="18"/>
          <w:szCs w:val="18"/>
        </w:rPr>
        <w:t>());</w:t>
      </w:r>
    </w:p>
    <w:p w14:paraId="19E01BDA"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459927E7"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p>
    <w:p w14:paraId="1F9C9B1E"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2D57445F" w14:textId="55F78B57" w:rsidR="00741964" w:rsidRPr="002570FE" w:rsidRDefault="00741964" w:rsidP="00741964">
      <w:pPr>
        <w:pStyle w:val="NormalWeb"/>
        <w:shd w:val="clear" w:color="auto" w:fill="FFFFFF"/>
        <w:spacing w:before="0" w:beforeAutospacing="0" w:after="0" w:afterAutospacing="0"/>
        <w:jc w:val="both"/>
        <w:textAlignment w:val="baseline"/>
        <w:rPr>
          <w:rFonts w:ascii="Cascadia Mono" w:hAnsi="Cascadia Mono" w:cs="Cascadia Mono"/>
          <w:color w:val="000000"/>
          <w:sz w:val="18"/>
          <w:szCs w:val="18"/>
        </w:rPr>
      </w:pPr>
      <w:r w:rsidRPr="002570FE">
        <w:rPr>
          <w:rFonts w:ascii="Cascadia Mono" w:hAnsi="Cascadia Mono" w:cs="Cascadia Mono"/>
          <w:color w:val="000000"/>
          <w:sz w:val="18"/>
          <w:szCs w:val="18"/>
        </w:rPr>
        <w:t>}</w:t>
      </w:r>
    </w:p>
    <w:p w14:paraId="09A3A936" w14:textId="77777777" w:rsidR="00741964" w:rsidRPr="0020606B" w:rsidRDefault="00741964" w:rsidP="00741964">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34639E14" w14:textId="470FD089" w:rsidR="0089339A" w:rsidRPr="00A5497A" w:rsidRDefault="0089339A" w:rsidP="00BE5702">
      <w:pPr>
        <w:shd w:val="clear" w:color="auto" w:fill="FFFFFF"/>
        <w:spacing w:after="0" w:line="240" w:lineRule="auto"/>
        <w:jc w:val="both"/>
        <w:textAlignment w:val="baseline"/>
        <w:outlineLvl w:val="4"/>
        <w:rPr>
          <w:rFonts w:ascii="Arial" w:hAnsi="Arial" w:cs="Arial"/>
          <w:b/>
          <w:bCs/>
          <w:color w:val="000000"/>
          <w:shd w:val="clear" w:color="auto" w:fill="FFFFFF"/>
        </w:rPr>
      </w:pPr>
      <w:r w:rsidRPr="00A5497A">
        <w:rPr>
          <w:rFonts w:ascii="Arial" w:hAnsi="Arial" w:cs="Arial"/>
          <w:b/>
          <w:bCs/>
          <w:color w:val="000000"/>
          <w:shd w:val="clear" w:color="auto" w:fill="FFFFFF"/>
        </w:rPr>
        <w:t>C# Programs</w:t>
      </w:r>
    </w:p>
    <w:p w14:paraId="52E4F64C" w14:textId="77777777" w:rsidR="0089339A" w:rsidRDefault="0089339A" w:rsidP="00BE5702">
      <w:pPr>
        <w:shd w:val="clear" w:color="auto" w:fill="FFFFFF"/>
        <w:spacing w:after="0" w:line="240" w:lineRule="auto"/>
        <w:jc w:val="both"/>
        <w:textAlignment w:val="baseline"/>
        <w:outlineLvl w:val="4"/>
        <w:rPr>
          <w:rFonts w:ascii="Arial" w:hAnsi="Arial" w:cs="Arial"/>
          <w:color w:val="000000"/>
          <w:shd w:val="clear" w:color="auto" w:fill="FFFFFF"/>
        </w:rPr>
      </w:pPr>
    </w:p>
    <w:p w14:paraId="756CB62C" w14:textId="3EA45875" w:rsidR="0089339A" w:rsidRDefault="0089339A" w:rsidP="00BE5702">
      <w:pPr>
        <w:shd w:val="clear" w:color="auto" w:fill="FFFFFF"/>
        <w:spacing w:after="0" w:line="240" w:lineRule="auto"/>
        <w:jc w:val="both"/>
        <w:textAlignment w:val="baseline"/>
        <w:outlineLvl w:val="4"/>
        <w:rPr>
          <w:rFonts w:ascii="Arial" w:hAnsi="Arial" w:cs="Arial"/>
          <w:color w:val="000000"/>
          <w:shd w:val="clear" w:color="auto" w:fill="FFFFFF"/>
        </w:rPr>
      </w:pPr>
      <w:r>
        <w:rPr>
          <w:rFonts w:ascii="Arial" w:hAnsi="Arial" w:cs="Arial"/>
          <w:color w:val="000000"/>
          <w:shd w:val="clear" w:color="auto" w:fill="FFFFFF"/>
        </w:rPr>
        <w:t>Sum of Digit  12345  =</w:t>
      </w:r>
      <w:r w:rsidR="005515BA">
        <w:rPr>
          <w:rFonts w:ascii="Arial" w:hAnsi="Arial" w:cs="Arial"/>
          <w:color w:val="000000"/>
          <w:shd w:val="clear" w:color="auto" w:fill="FFFFFF"/>
        </w:rPr>
        <w:t>&gt;</w:t>
      </w:r>
      <w:r>
        <w:rPr>
          <w:rFonts w:ascii="Arial" w:hAnsi="Arial" w:cs="Arial"/>
          <w:color w:val="000000"/>
          <w:shd w:val="clear" w:color="auto" w:fill="FFFFFF"/>
        </w:rPr>
        <w:t xml:space="preserve">  15</w:t>
      </w:r>
    </w:p>
    <w:p w14:paraId="4517F166" w14:textId="77777777" w:rsidR="0089339A" w:rsidRDefault="0089339A" w:rsidP="00BE5702">
      <w:pPr>
        <w:shd w:val="clear" w:color="auto" w:fill="FFFFFF"/>
        <w:spacing w:after="0" w:line="240" w:lineRule="auto"/>
        <w:jc w:val="both"/>
        <w:textAlignment w:val="baseline"/>
        <w:outlineLvl w:val="4"/>
        <w:rPr>
          <w:rFonts w:ascii="Arial" w:hAnsi="Arial" w:cs="Arial"/>
          <w:color w:val="000000"/>
          <w:shd w:val="clear" w:color="auto" w:fill="FFFFFF"/>
        </w:rPr>
      </w:pPr>
    </w:p>
    <w:p w14:paraId="59A6297B"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FF"/>
          <w:kern w:val="0"/>
          <w:sz w:val="18"/>
          <w:szCs w:val="18"/>
        </w:rPr>
        <w:t>public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static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void</w:t>
      </w:r>
      <w:r w:rsidRPr="000926C5">
        <w:rPr>
          <w:rFonts w:ascii="Cascadia Mono" w:hAnsi="Cascadia Mono" w:cs="Cascadia Mono"/>
          <w:color w:val="000000"/>
          <w:kern w:val="0"/>
          <w:sz w:val="18"/>
          <w:szCs w:val="18"/>
        </w:rPr>
        <w:t xml:space="preserve"> Main(</w:t>
      </w:r>
      <w:r w:rsidRPr="000926C5">
        <w:rPr>
          <w:rFonts w:ascii="Cascadia Mono" w:hAnsi="Cascadia Mono" w:cs="Cascadia Mono"/>
          <w:color w:val="0000FF"/>
          <w:kern w:val="0"/>
          <w:sz w:val="18"/>
          <w:szCs w:val="18"/>
        </w:rPr>
        <w:t>string</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args</w:t>
      </w:r>
      <w:proofErr w:type="spellEnd"/>
      <w:r w:rsidRPr="000926C5">
        <w:rPr>
          <w:rFonts w:ascii="Cascadia Mono" w:hAnsi="Cascadia Mono" w:cs="Cascadia Mono"/>
          <w:color w:val="000000"/>
          <w:kern w:val="0"/>
          <w:sz w:val="18"/>
          <w:szCs w:val="18"/>
        </w:rPr>
        <w:t>)</w:t>
      </w:r>
    </w:p>
    <w:p w14:paraId="5692426D"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w:t>
      </w:r>
    </w:p>
    <w:p w14:paraId="440B3B45"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n, sum = 0, m;</w:t>
      </w:r>
    </w:p>
    <w:p w14:paraId="7DEDA094"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"Enter a number: "</w:t>
      </w:r>
      <w:r w:rsidRPr="000926C5">
        <w:rPr>
          <w:rFonts w:ascii="Cascadia Mono" w:hAnsi="Cascadia Mono" w:cs="Cascadia Mono"/>
          <w:color w:val="000000"/>
          <w:kern w:val="0"/>
          <w:sz w:val="18"/>
          <w:szCs w:val="18"/>
        </w:rPr>
        <w:t>);</w:t>
      </w:r>
    </w:p>
    <w:p w14:paraId="203637CB"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n = </w:t>
      </w:r>
      <w:proofErr w:type="spellStart"/>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.Parse</w:t>
      </w:r>
      <w:proofErr w:type="spellEnd"/>
      <w:r w:rsidRPr="000926C5">
        <w:rPr>
          <w:rFonts w:ascii="Cascadia Mono" w:hAnsi="Cascadia Mono" w:cs="Cascadia Mono"/>
          <w:color w:val="000000"/>
          <w:kern w:val="0"/>
          <w:sz w:val="18"/>
          <w:szCs w:val="18"/>
        </w:rPr>
        <w:t>(</w:t>
      </w:r>
      <w:proofErr w:type="spellStart"/>
      <w:r w:rsidRPr="000926C5">
        <w:rPr>
          <w:rFonts w:ascii="Cascadia Mono" w:hAnsi="Cascadia Mono" w:cs="Cascadia Mono"/>
          <w:color w:val="000000"/>
          <w:kern w:val="0"/>
          <w:sz w:val="18"/>
          <w:szCs w:val="18"/>
        </w:rPr>
        <w:t>Console.ReadLine</w:t>
      </w:r>
      <w:proofErr w:type="spellEnd"/>
      <w:r w:rsidRPr="000926C5">
        <w:rPr>
          <w:rFonts w:ascii="Cascadia Mono" w:hAnsi="Cascadia Mono" w:cs="Cascadia Mono"/>
          <w:color w:val="000000"/>
          <w:kern w:val="0"/>
          <w:sz w:val="18"/>
          <w:szCs w:val="18"/>
        </w:rPr>
        <w:t>());</w:t>
      </w:r>
    </w:p>
    <w:p w14:paraId="5B071B1F"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while</w:t>
      </w:r>
      <w:r w:rsidRPr="000926C5">
        <w:rPr>
          <w:rFonts w:ascii="Cascadia Mono" w:hAnsi="Cascadia Mono" w:cs="Cascadia Mono"/>
          <w:color w:val="000000"/>
          <w:kern w:val="0"/>
          <w:sz w:val="18"/>
          <w:szCs w:val="18"/>
        </w:rPr>
        <w:t xml:space="preserve"> (n &gt; 0)</w:t>
      </w:r>
    </w:p>
    <w:p w14:paraId="3AA84CD4"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65982F50"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m = n % 10;</w:t>
      </w:r>
    </w:p>
    <w:p w14:paraId="1A5C0926"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sum = sum + m;</w:t>
      </w:r>
    </w:p>
    <w:p w14:paraId="57D7BEA9"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n = n / 10;</w:t>
      </w:r>
    </w:p>
    <w:p w14:paraId="0ABA3AA8"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2568E9AB"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"Sum is= "</w:t>
      </w:r>
      <w:r w:rsidRPr="000926C5">
        <w:rPr>
          <w:rFonts w:ascii="Cascadia Mono" w:hAnsi="Cascadia Mono" w:cs="Cascadia Mono"/>
          <w:color w:val="000000"/>
          <w:kern w:val="0"/>
          <w:sz w:val="18"/>
          <w:szCs w:val="18"/>
        </w:rPr>
        <w:t xml:space="preserve"> + sum);</w:t>
      </w:r>
    </w:p>
    <w:p w14:paraId="7FF31B2E" w14:textId="44D90629" w:rsidR="003200A8" w:rsidRDefault="003200A8" w:rsidP="003200A8">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w:t>
      </w:r>
    </w:p>
    <w:p w14:paraId="71009016" w14:textId="77777777" w:rsidR="00642A3D" w:rsidRPr="000926C5" w:rsidRDefault="00642A3D" w:rsidP="003200A8">
      <w:pPr>
        <w:shd w:val="clear" w:color="auto" w:fill="FFFFFF"/>
        <w:spacing w:after="0" w:line="240" w:lineRule="auto"/>
        <w:jc w:val="both"/>
        <w:textAlignment w:val="baseline"/>
        <w:outlineLvl w:val="4"/>
        <w:rPr>
          <w:rFonts w:ascii="Cascadia Mono" w:hAnsi="Cascadia Mono" w:cs="Cascadia Mono"/>
          <w:color w:val="000000"/>
          <w:kern w:val="0"/>
          <w:sz w:val="18"/>
          <w:szCs w:val="18"/>
        </w:rPr>
      </w:pPr>
    </w:p>
    <w:p w14:paraId="54F70F12" w14:textId="2E52EEEA" w:rsidR="005515BA" w:rsidRPr="005515BA" w:rsidRDefault="005515BA" w:rsidP="003200A8">
      <w:pPr>
        <w:shd w:val="clear" w:color="auto" w:fill="FFFFFF"/>
        <w:spacing w:after="0" w:line="240" w:lineRule="auto"/>
        <w:jc w:val="both"/>
        <w:textAlignment w:val="baseline"/>
        <w:outlineLvl w:val="4"/>
        <w:rPr>
          <w:rFonts w:ascii="Arial" w:hAnsi="Arial" w:cs="Arial"/>
          <w:color w:val="000000"/>
          <w:shd w:val="clear" w:color="auto" w:fill="FFFFFF"/>
        </w:rPr>
      </w:pPr>
      <w:r w:rsidRPr="005515BA">
        <w:rPr>
          <w:rFonts w:ascii="Arial" w:hAnsi="Arial" w:cs="Arial"/>
          <w:color w:val="000000"/>
          <w:shd w:val="clear" w:color="auto" w:fill="FFFFFF"/>
        </w:rPr>
        <w:t>Reverse Digit Program</w:t>
      </w:r>
      <w:r>
        <w:rPr>
          <w:rFonts w:ascii="Arial" w:hAnsi="Arial" w:cs="Arial"/>
          <w:color w:val="000000"/>
          <w:shd w:val="clear" w:color="auto" w:fill="FFFFFF"/>
        </w:rPr>
        <w:t xml:space="preserve">   123456  =&gt; 654321</w:t>
      </w:r>
    </w:p>
    <w:p w14:paraId="328277D3" w14:textId="77777777" w:rsidR="005515BA" w:rsidRDefault="005515BA" w:rsidP="003200A8">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41695752"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FF"/>
          <w:kern w:val="0"/>
          <w:sz w:val="18"/>
          <w:szCs w:val="18"/>
        </w:rPr>
        <w:t>public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static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void</w:t>
      </w:r>
      <w:r w:rsidRPr="000926C5">
        <w:rPr>
          <w:rFonts w:ascii="Cascadia Mono" w:hAnsi="Cascadia Mono" w:cs="Cascadia Mono"/>
          <w:color w:val="000000"/>
          <w:kern w:val="0"/>
          <w:sz w:val="18"/>
          <w:szCs w:val="18"/>
        </w:rPr>
        <w:t xml:space="preserve"> Main()</w:t>
      </w:r>
    </w:p>
    <w:p w14:paraId="0147CF44"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w:t>
      </w:r>
    </w:p>
    <w:p w14:paraId="3AE71B73"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reverse = 0;</w:t>
      </w:r>
    </w:p>
    <w:p w14:paraId="4F14EA03"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"Enter a Number : "</w:t>
      </w:r>
      <w:r w:rsidRPr="000926C5">
        <w:rPr>
          <w:rFonts w:ascii="Cascadia Mono" w:hAnsi="Cascadia Mono" w:cs="Cascadia Mono"/>
          <w:color w:val="000000"/>
          <w:kern w:val="0"/>
          <w:sz w:val="18"/>
          <w:szCs w:val="18"/>
        </w:rPr>
        <w:t>);</w:t>
      </w:r>
    </w:p>
    <w:p w14:paraId="70625538"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w:t>
      </w:r>
      <w:proofErr w:type="spellStart"/>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.Parse</w:t>
      </w:r>
      <w:proofErr w:type="spellEnd"/>
      <w:r w:rsidRPr="000926C5">
        <w:rPr>
          <w:rFonts w:ascii="Cascadia Mono" w:hAnsi="Cascadia Mono" w:cs="Cascadia Mono"/>
          <w:color w:val="000000"/>
          <w:kern w:val="0"/>
          <w:sz w:val="18"/>
          <w:szCs w:val="18"/>
        </w:rPr>
        <w:t>(</w:t>
      </w:r>
      <w:proofErr w:type="spellStart"/>
      <w:r w:rsidRPr="000926C5">
        <w:rPr>
          <w:rFonts w:ascii="Cascadia Mono" w:hAnsi="Cascadia Mono" w:cs="Cascadia Mono"/>
          <w:color w:val="000000"/>
          <w:kern w:val="0"/>
          <w:sz w:val="18"/>
          <w:szCs w:val="18"/>
        </w:rPr>
        <w:t>Console.ReadLine</w:t>
      </w:r>
      <w:proofErr w:type="spellEnd"/>
      <w:r w:rsidRPr="000926C5">
        <w:rPr>
          <w:rFonts w:ascii="Cascadia Mono" w:hAnsi="Cascadia Mono" w:cs="Cascadia Mono"/>
          <w:color w:val="000000"/>
          <w:kern w:val="0"/>
          <w:sz w:val="18"/>
          <w:szCs w:val="18"/>
        </w:rPr>
        <w:t>());</w:t>
      </w:r>
    </w:p>
    <w:p w14:paraId="076C4746"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while</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0)</w:t>
      </w:r>
    </w:p>
    <w:p w14:paraId="5FF6FAB4"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20FCC706"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reverse = reverse * 10;</w:t>
      </w:r>
    </w:p>
    <w:p w14:paraId="1C6BFFC8"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reverse = reverse +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10;</w:t>
      </w:r>
    </w:p>
    <w:p w14:paraId="764063E2"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10;</w:t>
      </w:r>
    </w:p>
    <w:p w14:paraId="1F44D934"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2F4D5C5C"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"Reverse of Entered Number is : "</w:t>
      </w:r>
      <w:r w:rsidRPr="000926C5">
        <w:rPr>
          <w:rFonts w:ascii="Cascadia Mono" w:hAnsi="Cascadia Mono" w:cs="Cascadia Mono"/>
          <w:color w:val="000000"/>
          <w:kern w:val="0"/>
          <w:sz w:val="18"/>
          <w:szCs w:val="18"/>
        </w:rPr>
        <w:t xml:space="preserve"> + reverse);</w:t>
      </w:r>
    </w:p>
    <w:p w14:paraId="45DCFF4D"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Console.ReadLine</w:t>
      </w:r>
      <w:proofErr w:type="spellEnd"/>
      <w:r w:rsidRPr="000926C5">
        <w:rPr>
          <w:rFonts w:ascii="Cascadia Mono" w:hAnsi="Cascadia Mono" w:cs="Cascadia Mono"/>
          <w:color w:val="000000"/>
          <w:kern w:val="0"/>
          <w:sz w:val="18"/>
          <w:szCs w:val="18"/>
        </w:rPr>
        <w:t>();</w:t>
      </w:r>
    </w:p>
    <w:p w14:paraId="57397C41" w14:textId="4A3B0A8F" w:rsidR="005515BA" w:rsidRPr="000926C5" w:rsidRDefault="005515BA" w:rsidP="005515BA">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w:t>
      </w:r>
    </w:p>
    <w:p w14:paraId="72DA79BF" w14:textId="0BB3AFC5" w:rsidR="00EA51FF" w:rsidRDefault="003200A8" w:rsidP="0089339A">
      <w:pPr>
        <w:shd w:val="clear" w:color="auto" w:fill="FFFFFF"/>
        <w:spacing w:after="0" w:line="240" w:lineRule="auto"/>
        <w:jc w:val="both"/>
        <w:textAlignment w:val="baseline"/>
        <w:outlineLvl w:val="4"/>
        <w:rPr>
          <w:rFonts w:ascii="Cascadia Mono" w:hAnsi="Cascadia Mono" w:cs="Cascadia Mono"/>
          <w:color w:val="000000"/>
          <w:kern w:val="0"/>
          <w:sz w:val="19"/>
          <w:szCs w:val="19"/>
        </w:rPr>
      </w:pPr>
      <w:r>
        <w:rPr>
          <w:rFonts w:ascii="Arial" w:hAnsi="Arial" w:cs="Arial"/>
          <w:color w:val="000000"/>
          <w:shd w:val="clear" w:color="auto" w:fill="FFFFFF"/>
        </w:rPr>
        <w:t xml:space="preserve"> </w:t>
      </w:r>
    </w:p>
    <w:p w14:paraId="64FCAA92" w14:textId="78F435F8" w:rsidR="00EA51FF" w:rsidRDefault="00EA51FF" w:rsidP="0089339A">
      <w:pPr>
        <w:shd w:val="clear" w:color="auto" w:fill="FFFFFF"/>
        <w:spacing w:after="0" w:line="240" w:lineRule="auto"/>
        <w:jc w:val="both"/>
        <w:textAlignment w:val="baseline"/>
        <w:outlineLvl w:val="4"/>
        <w:rPr>
          <w:rFonts w:ascii="Cascadia Mono" w:hAnsi="Cascadia Mono" w:cs="Cascadia Mono"/>
          <w:color w:val="000000"/>
          <w:kern w:val="0"/>
          <w:sz w:val="19"/>
          <w:szCs w:val="19"/>
        </w:rPr>
      </w:pPr>
      <w:r>
        <w:rPr>
          <w:rFonts w:ascii="Cascadia Mono" w:hAnsi="Cascadia Mono" w:cs="Cascadia Mono"/>
          <w:color w:val="000000"/>
          <w:kern w:val="0"/>
          <w:sz w:val="19"/>
          <w:szCs w:val="19"/>
        </w:rPr>
        <w:t>Fibonacci Series</w:t>
      </w:r>
    </w:p>
    <w:p w14:paraId="62558279" w14:textId="77777777" w:rsidR="00AA36C8" w:rsidRPr="000926C5" w:rsidRDefault="00AA36C8" w:rsidP="0089339A">
      <w:pPr>
        <w:shd w:val="clear" w:color="auto" w:fill="FFFFFF"/>
        <w:spacing w:after="0" w:line="240" w:lineRule="auto"/>
        <w:jc w:val="both"/>
        <w:textAlignment w:val="baseline"/>
        <w:outlineLvl w:val="4"/>
        <w:rPr>
          <w:rFonts w:ascii="Cascadia Mono" w:hAnsi="Cascadia Mono" w:cs="Cascadia Mono"/>
          <w:color w:val="000000"/>
          <w:kern w:val="0"/>
          <w:sz w:val="18"/>
          <w:szCs w:val="18"/>
        </w:rPr>
      </w:pPr>
    </w:p>
    <w:p w14:paraId="2A2F41F2" w14:textId="7D13772F"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FF"/>
          <w:kern w:val="0"/>
          <w:sz w:val="18"/>
          <w:szCs w:val="18"/>
        </w:rPr>
        <w:t>public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static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void</w:t>
      </w:r>
      <w:r w:rsidRPr="000926C5">
        <w:rPr>
          <w:rFonts w:ascii="Cascadia Mono" w:hAnsi="Cascadia Mono" w:cs="Cascadia Mono"/>
          <w:color w:val="000000"/>
          <w:kern w:val="0"/>
          <w:sz w:val="18"/>
          <w:szCs w:val="18"/>
        </w:rPr>
        <w:t xml:space="preserve"> Main(</w:t>
      </w:r>
      <w:r w:rsidRPr="000926C5">
        <w:rPr>
          <w:rFonts w:ascii="Cascadia Mono" w:hAnsi="Cascadia Mono" w:cs="Cascadia Mono"/>
          <w:color w:val="0000FF"/>
          <w:kern w:val="0"/>
          <w:sz w:val="18"/>
          <w:szCs w:val="18"/>
        </w:rPr>
        <w:t>string</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args</w:t>
      </w:r>
      <w:proofErr w:type="spellEnd"/>
      <w:r w:rsidRPr="000926C5">
        <w:rPr>
          <w:rFonts w:ascii="Cascadia Mono" w:hAnsi="Cascadia Mono" w:cs="Cascadia Mono"/>
          <w:color w:val="000000"/>
          <w:kern w:val="0"/>
          <w:sz w:val="18"/>
          <w:szCs w:val="18"/>
        </w:rPr>
        <w:t>)</w:t>
      </w:r>
    </w:p>
    <w:p w14:paraId="443BB441" w14:textId="1A49B636" w:rsidR="00EA51FF" w:rsidRPr="000926C5" w:rsidRDefault="00EA51FF" w:rsidP="00EA51FF">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     </w:t>
      </w:r>
    </w:p>
    <w:p w14:paraId="69542F35" w14:textId="18DFECFE" w:rsidR="00EA51FF" w:rsidRPr="000926C5" w:rsidRDefault="00EA51FF" w:rsidP="00917CE3">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a = 0, b = 1;</w:t>
      </w:r>
    </w:p>
    <w:p w14:paraId="56F191EC" w14:textId="619388AA" w:rsidR="00EA51FF" w:rsidRPr="000926C5" w:rsidRDefault="00EA51FF" w:rsidP="00917CE3">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nextTerm</w:t>
      </w:r>
      <w:proofErr w:type="spellEnd"/>
      <w:r w:rsidRPr="000926C5">
        <w:rPr>
          <w:rFonts w:ascii="Cascadia Mono" w:hAnsi="Cascadia Mono" w:cs="Cascadia Mono"/>
          <w:color w:val="000000"/>
          <w:kern w:val="0"/>
          <w:sz w:val="18"/>
          <w:szCs w:val="18"/>
        </w:rPr>
        <w:t xml:space="preserve"> = a + b;</w:t>
      </w:r>
    </w:p>
    <w:p w14:paraId="0C77ECF8"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"Enter a number: "</w:t>
      </w:r>
      <w:r w:rsidRPr="000926C5">
        <w:rPr>
          <w:rFonts w:ascii="Cascadia Mono" w:hAnsi="Cascadia Mono" w:cs="Cascadia Mono"/>
          <w:color w:val="000000"/>
          <w:kern w:val="0"/>
          <w:sz w:val="18"/>
          <w:szCs w:val="18"/>
        </w:rPr>
        <w:t>);</w:t>
      </w:r>
    </w:p>
    <w:p w14:paraId="79A3A141" w14:textId="73EECB07" w:rsidR="00EA51FF" w:rsidRPr="000926C5" w:rsidRDefault="00EA51FF" w:rsidP="00917CE3">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n = </w:t>
      </w:r>
      <w:proofErr w:type="spellStart"/>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.Parse</w:t>
      </w:r>
      <w:proofErr w:type="spellEnd"/>
      <w:r w:rsidRPr="000926C5">
        <w:rPr>
          <w:rFonts w:ascii="Cascadia Mono" w:hAnsi="Cascadia Mono" w:cs="Cascadia Mono"/>
          <w:color w:val="000000"/>
          <w:kern w:val="0"/>
          <w:sz w:val="18"/>
          <w:szCs w:val="18"/>
        </w:rPr>
        <w:t>(</w:t>
      </w:r>
      <w:proofErr w:type="spellStart"/>
      <w:r w:rsidRPr="000926C5">
        <w:rPr>
          <w:rFonts w:ascii="Cascadia Mono" w:hAnsi="Cascadia Mono" w:cs="Cascadia Mono"/>
          <w:color w:val="000000"/>
          <w:kern w:val="0"/>
          <w:sz w:val="18"/>
          <w:szCs w:val="18"/>
        </w:rPr>
        <w:t>Console.ReadLine</w:t>
      </w:r>
      <w:proofErr w:type="spellEnd"/>
      <w:r w:rsidRPr="000926C5">
        <w:rPr>
          <w:rFonts w:ascii="Cascadia Mono" w:hAnsi="Cascadia Mono" w:cs="Cascadia Mono"/>
          <w:color w:val="000000"/>
          <w:kern w:val="0"/>
          <w:sz w:val="18"/>
          <w:szCs w:val="18"/>
        </w:rPr>
        <w:t>());</w:t>
      </w:r>
    </w:p>
    <w:p w14:paraId="156E28E9"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(a);</w:t>
      </w:r>
    </w:p>
    <w:p w14:paraId="114BC939" w14:textId="2AEFD39D" w:rsidR="00EA51FF" w:rsidRPr="000926C5" w:rsidRDefault="00EA51FF" w:rsidP="00917CE3">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(b);</w:t>
      </w:r>
    </w:p>
    <w:p w14:paraId="23735924"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for</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i</w:t>
      </w:r>
      <w:proofErr w:type="spellEnd"/>
      <w:r w:rsidRPr="000926C5">
        <w:rPr>
          <w:rFonts w:ascii="Cascadia Mono" w:hAnsi="Cascadia Mono" w:cs="Cascadia Mono"/>
          <w:color w:val="000000"/>
          <w:kern w:val="0"/>
          <w:sz w:val="18"/>
          <w:szCs w:val="18"/>
        </w:rPr>
        <w:t xml:space="preserve"> = 3; </w:t>
      </w:r>
      <w:proofErr w:type="spellStart"/>
      <w:r w:rsidRPr="000926C5">
        <w:rPr>
          <w:rFonts w:ascii="Cascadia Mono" w:hAnsi="Cascadia Mono" w:cs="Cascadia Mono"/>
          <w:color w:val="000000"/>
          <w:kern w:val="0"/>
          <w:sz w:val="18"/>
          <w:szCs w:val="18"/>
        </w:rPr>
        <w:t>i</w:t>
      </w:r>
      <w:proofErr w:type="spellEnd"/>
      <w:r w:rsidRPr="000926C5">
        <w:rPr>
          <w:rFonts w:ascii="Cascadia Mono" w:hAnsi="Cascadia Mono" w:cs="Cascadia Mono"/>
          <w:color w:val="000000"/>
          <w:kern w:val="0"/>
          <w:sz w:val="18"/>
          <w:szCs w:val="18"/>
        </w:rPr>
        <w:t xml:space="preserve"> &lt;= n; </w:t>
      </w:r>
      <w:proofErr w:type="spellStart"/>
      <w:r w:rsidRPr="000926C5">
        <w:rPr>
          <w:rFonts w:ascii="Cascadia Mono" w:hAnsi="Cascadia Mono" w:cs="Cascadia Mono"/>
          <w:color w:val="000000"/>
          <w:kern w:val="0"/>
          <w:sz w:val="18"/>
          <w:szCs w:val="18"/>
        </w:rPr>
        <w:t>i</w:t>
      </w:r>
      <w:proofErr w:type="spellEnd"/>
      <w:r w:rsidRPr="000926C5">
        <w:rPr>
          <w:rFonts w:ascii="Cascadia Mono" w:hAnsi="Cascadia Mono" w:cs="Cascadia Mono"/>
          <w:color w:val="000000"/>
          <w:kern w:val="0"/>
          <w:sz w:val="18"/>
          <w:szCs w:val="18"/>
        </w:rPr>
        <w:t>++)</w:t>
      </w:r>
    </w:p>
    <w:p w14:paraId="059631BF" w14:textId="4D96027B"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6DFF0EED"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w:t>
      </w:r>
      <w:proofErr w:type="spellStart"/>
      <w:r w:rsidRPr="000926C5">
        <w:rPr>
          <w:rFonts w:ascii="Cascadia Mono" w:hAnsi="Cascadia Mono" w:cs="Cascadia Mono"/>
          <w:color w:val="000000"/>
          <w:kern w:val="0"/>
          <w:sz w:val="18"/>
          <w:szCs w:val="18"/>
        </w:rPr>
        <w:t>nextTerm</w:t>
      </w:r>
      <w:proofErr w:type="spellEnd"/>
      <w:r w:rsidRPr="000926C5">
        <w:rPr>
          <w:rFonts w:ascii="Cascadia Mono" w:hAnsi="Cascadia Mono" w:cs="Cascadia Mono"/>
          <w:color w:val="000000"/>
          <w:kern w:val="0"/>
          <w:sz w:val="18"/>
          <w:szCs w:val="18"/>
        </w:rPr>
        <w:t>);</w:t>
      </w:r>
    </w:p>
    <w:p w14:paraId="6CEC902F"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a = b;</w:t>
      </w:r>
    </w:p>
    <w:p w14:paraId="4A643F1A"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b = </w:t>
      </w:r>
      <w:proofErr w:type="spellStart"/>
      <w:r w:rsidRPr="000926C5">
        <w:rPr>
          <w:rFonts w:ascii="Cascadia Mono" w:hAnsi="Cascadia Mono" w:cs="Cascadia Mono"/>
          <w:color w:val="000000"/>
          <w:kern w:val="0"/>
          <w:sz w:val="18"/>
          <w:szCs w:val="18"/>
        </w:rPr>
        <w:t>nextTerm</w:t>
      </w:r>
      <w:proofErr w:type="spellEnd"/>
      <w:r w:rsidRPr="000926C5">
        <w:rPr>
          <w:rFonts w:ascii="Cascadia Mono" w:hAnsi="Cascadia Mono" w:cs="Cascadia Mono"/>
          <w:color w:val="000000"/>
          <w:kern w:val="0"/>
          <w:sz w:val="18"/>
          <w:szCs w:val="18"/>
        </w:rPr>
        <w:t>;</w:t>
      </w:r>
    </w:p>
    <w:p w14:paraId="02D5B52C"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nextTerm</w:t>
      </w:r>
      <w:proofErr w:type="spellEnd"/>
      <w:r w:rsidRPr="000926C5">
        <w:rPr>
          <w:rFonts w:ascii="Cascadia Mono" w:hAnsi="Cascadia Mono" w:cs="Cascadia Mono"/>
          <w:color w:val="000000"/>
          <w:kern w:val="0"/>
          <w:sz w:val="18"/>
          <w:szCs w:val="18"/>
        </w:rPr>
        <w:t xml:space="preserve"> = a + b;</w:t>
      </w:r>
    </w:p>
    <w:p w14:paraId="5B93FB9A"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67D64AB6" w14:textId="572819A3" w:rsidR="00AA36C8" w:rsidRPr="000926C5" w:rsidRDefault="00EA51FF" w:rsidP="00EA51FF">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3774A92D" w14:textId="77777777" w:rsidR="00E425A3" w:rsidRDefault="00E425A3" w:rsidP="00EA51FF">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4A79EAE8" w14:textId="4BA31CE8" w:rsidR="00DE6943" w:rsidRDefault="00DE6943" w:rsidP="00EA51FF">
      <w:pPr>
        <w:shd w:val="clear" w:color="auto" w:fill="FFFFFF"/>
        <w:spacing w:after="0" w:line="240" w:lineRule="auto"/>
        <w:jc w:val="both"/>
        <w:textAlignment w:val="baseline"/>
        <w:outlineLvl w:val="4"/>
        <w:rPr>
          <w:rFonts w:ascii="Arial" w:hAnsi="Arial" w:cs="Arial"/>
          <w:color w:val="000000"/>
          <w:shd w:val="clear" w:color="auto" w:fill="FFFFFF"/>
        </w:rPr>
      </w:pPr>
      <w:r w:rsidRPr="00DE6943">
        <w:rPr>
          <w:rFonts w:ascii="Arial" w:hAnsi="Arial" w:cs="Arial"/>
          <w:noProof/>
          <w:color w:val="000000"/>
          <w:shd w:val="clear" w:color="auto" w:fill="FFFFFF"/>
        </w:rPr>
        <w:lastRenderedPageBreak/>
        <w:drawing>
          <wp:inline distT="0" distB="0" distL="0" distR="0" wp14:anchorId="4B98C806" wp14:editId="3A9D1A7A">
            <wp:extent cx="1132764" cy="1415955"/>
            <wp:effectExtent l="0" t="0" r="0" b="0"/>
            <wp:docPr id="180895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55888" name=""/>
                    <pic:cNvPicPr/>
                  </pic:nvPicPr>
                  <pic:blipFill>
                    <a:blip r:embed="rId53"/>
                    <a:stretch>
                      <a:fillRect/>
                    </a:stretch>
                  </pic:blipFill>
                  <pic:spPr>
                    <a:xfrm>
                      <a:off x="0" y="0"/>
                      <a:ext cx="1136919" cy="1421149"/>
                    </a:xfrm>
                    <a:prstGeom prst="rect">
                      <a:avLst/>
                    </a:prstGeom>
                  </pic:spPr>
                </pic:pic>
              </a:graphicData>
            </a:graphic>
          </wp:inline>
        </w:drawing>
      </w:r>
    </w:p>
    <w:p w14:paraId="7DC0BA4A" w14:textId="77777777" w:rsidR="0074373C" w:rsidRDefault="0074373C" w:rsidP="00EA51FF">
      <w:pPr>
        <w:shd w:val="clear" w:color="auto" w:fill="FFFFFF"/>
        <w:spacing w:after="0" w:line="240" w:lineRule="auto"/>
        <w:jc w:val="both"/>
        <w:textAlignment w:val="baseline"/>
        <w:outlineLvl w:val="4"/>
        <w:rPr>
          <w:rFonts w:ascii="Arial" w:hAnsi="Arial" w:cs="Arial"/>
          <w:color w:val="000000"/>
          <w:shd w:val="clear" w:color="auto" w:fill="FFFFFF"/>
        </w:rPr>
      </w:pPr>
    </w:p>
    <w:p w14:paraId="51182BBD" w14:textId="1C7308DB" w:rsidR="0074373C" w:rsidRDefault="0074373C" w:rsidP="00EA51FF">
      <w:pPr>
        <w:shd w:val="clear" w:color="auto" w:fill="FFFFFF"/>
        <w:spacing w:after="0" w:line="240" w:lineRule="auto"/>
        <w:jc w:val="both"/>
        <w:textAlignment w:val="baseline"/>
        <w:outlineLvl w:val="4"/>
        <w:rPr>
          <w:rFonts w:ascii="Arial" w:hAnsi="Arial" w:cs="Arial"/>
          <w:color w:val="000000"/>
          <w:shd w:val="clear" w:color="auto" w:fill="FFFFFF"/>
        </w:rPr>
      </w:pPr>
      <w:r>
        <w:rPr>
          <w:rFonts w:ascii="Arial" w:hAnsi="Arial" w:cs="Arial"/>
          <w:color w:val="000000"/>
          <w:shd w:val="clear" w:color="auto" w:fill="FFFFFF"/>
        </w:rPr>
        <w:t>Check Number is prime or not</w:t>
      </w:r>
    </w:p>
    <w:p w14:paraId="7C0C9035" w14:textId="77777777" w:rsidR="0074373C" w:rsidRDefault="0074373C" w:rsidP="00EA51FF">
      <w:pPr>
        <w:shd w:val="clear" w:color="auto" w:fill="FFFFFF"/>
        <w:spacing w:after="0" w:line="240" w:lineRule="auto"/>
        <w:jc w:val="both"/>
        <w:textAlignment w:val="baseline"/>
        <w:outlineLvl w:val="4"/>
        <w:rPr>
          <w:rFonts w:ascii="Arial" w:hAnsi="Arial" w:cs="Arial"/>
          <w:color w:val="000000"/>
          <w:shd w:val="clear" w:color="auto" w:fill="FFFFFF"/>
        </w:rPr>
      </w:pPr>
    </w:p>
    <w:p w14:paraId="75F16800"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FF"/>
          <w:kern w:val="0"/>
          <w:sz w:val="18"/>
          <w:szCs w:val="18"/>
        </w:rPr>
        <w:t>public</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static</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void</w:t>
      </w:r>
      <w:r w:rsidRPr="003C60DA">
        <w:rPr>
          <w:rFonts w:ascii="Cascadia Mono" w:hAnsi="Cascadia Mono" w:cs="Cascadia Mono"/>
          <w:color w:val="000000"/>
          <w:kern w:val="0"/>
          <w:sz w:val="18"/>
          <w:szCs w:val="18"/>
        </w:rPr>
        <w:t xml:space="preserve"> Main()</w:t>
      </w:r>
    </w:p>
    <w:p w14:paraId="492FAD27"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w:t>
      </w:r>
    </w:p>
    <w:p w14:paraId="45129366"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p>
    <w:p w14:paraId="74AD8EE9"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w:t>
      </w:r>
      <w:proofErr w:type="spellEnd"/>
      <w:r w:rsidRPr="003C60DA">
        <w:rPr>
          <w:rFonts w:ascii="Cascadia Mono" w:hAnsi="Cascadia Mono" w:cs="Cascadia Mono"/>
          <w:color w:val="000000"/>
          <w:kern w:val="0"/>
          <w:sz w:val="18"/>
          <w:szCs w:val="18"/>
        </w:rPr>
        <w:t>(</w:t>
      </w:r>
      <w:r w:rsidRPr="003C60DA">
        <w:rPr>
          <w:rFonts w:ascii="Cascadia Mono" w:hAnsi="Cascadia Mono" w:cs="Cascadia Mono"/>
          <w:color w:val="A31515"/>
          <w:kern w:val="0"/>
          <w:sz w:val="18"/>
          <w:szCs w:val="18"/>
        </w:rPr>
        <w:t>"Enter a number: "</w:t>
      </w:r>
      <w:r w:rsidRPr="003C60DA">
        <w:rPr>
          <w:rFonts w:ascii="Cascadia Mono" w:hAnsi="Cascadia Mono" w:cs="Cascadia Mono"/>
          <w:color w:val="000000"/>
          <w:kern w:val="0"/>
          <w:sz w:val="18"/>
          <w:szCs w:val="18"/>
        </w:rPr>
        <w:t>);</w:t>
      </w:r>
    </w:p>
    <w:p w14:paraId="41507F33"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n = </w:t>
      </w:r>
      <w:proofErr w:type="spellStart"/>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.Parse</w:t>
      </w:r>
      <w:proofErr w:type="spellEnd"/>
      <w:r w:rsidRPr="003C60DA">
        <w:rPr>
          <w:rFonts w:ascii="Cascadia Mono" w:hAnsi="Cascadia Mono" w:cs="Cascadia Mono"/>
          <w:color w:val="000000"/>
          <w:kern w:val="0"/>
          <w:sz w:val="18"/>
          <w:szCs w:val="18"/>
        </w:rPr>
        <w:t>(</w:t>
      </w:r>
      <w:proofErr w:type="spellStart"/>
      <w:r w:rsidRPr="003C60DA">
        <w:rPr>
          <w:rFonts w:ascii="Cascadia Mono" w:hAnsi="Cascadia Mono" w:cs="Cascadia Mono"/>
          <w:color w:val="000000"/>
          <w:kern w:val="0"/>
          <w:sz w:val="18"/>
          <w:szCs w:val="18"/>
        </w:rPr>
        <w:t>Console.ReadLine</w:t>
      </w:r>
      <w:proofErr w:type="spellEnd"/>
      <w:r w:rsidRPr="003C60DA">
        <w:rPr>
          <w:rFonts w:ascii="Cascadia Mono" w:hAnsi="Cascadia Mono" w:cs="Cascadia Mono"/>
          <w:color w:val="000000"/>
          <w:kern w:val="0"/>
          <w:sz w:val="18"/>
          <w:szCs w:val="18"/>
        </w:rPr>
        <w:t>());</w:t>
      </w:r>
    </w:p>
    <w:p w14:paraId="482C996C"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p>
    <w:p w14:paraId="7206B287"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a = 0;</w:t>
      </w:r>
    </w:p>
    <w:p w14:paraId="05FBCD46"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for</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 1;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&lt;= n;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w:t>
      </w:r>
    </w:p>
    <w:p w14:paraId="27FE9D05"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6DDA9132"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if</w:t>
      </w:r>
      <w:r w:rsidRPr="003C60DA">
        <w:rPr>
          <w:rFonts w:ascii="Cascadia Mono" w:hAnsi="Cascadia Mono" w:cs="Cascadia Mono"/>
          <w:color w:val="000000"/>
          <w:kern w:val="0"/>
          <w:sz w:val="18"/>
          <w:szCs w:val="18"/>
        </w:rPr>
        <w:t xml:space="preserve"> (n %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 0)</w:t>
      </w:r>
    </w:p>
    <w:p w14:paraId="750116D5"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45D5EA55"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a++;</w:t>
      </w:r>
    </w:p>
    <w:p w14:paraId="3A8B8995"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1629F6A4"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62E7BF6D"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if</w:t>
      </w:r>
      <w:r w:rsidRPr="003C60DA">
        <w:rPr>
          <w:rFonts w:ascii="Cascadia Mono" w:hAnsi="Cascadia Mono" w:cs="Cascadia Mono"/>
          <w:color w:val="000000"/>
          <w:kern w:val="0"/>
          <w:sz w:val="18"/>
          <w:szCs w:val="18"/>
        </w:rPr>
        <w:t xml:space="preserve"> (a == 2)</w:t>
      </w:r>
    </w:p>
    <w:p w14:paraId="6FA7AE3C"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0ED41462"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Console.WriteLine</w:t>
      </w:r>
      <w:proofErr w:type="spellEnd"/>
      <w:r w:rsidRPr="003C60DA">
        <w:rPr>
          <w:rFonts w:ascii="Cascadia Mono" w:hAnsi="Cascadia Mono" w:cs="Cascadia Mono"/>
          <w:color w:val="000000"/>
          <w:kern w:val="0"/>
          <w:sz w:val="18"/>
          <w:szCs w:val="18"/>
        </w:rPr>
        <w:t>(</w:t>
      </w:r>
      <w:r w:rsidRPr="003C60DA">
        <w:rPr>
          <w:rFonts w:ascii="Cascadia Mono" w:hAnsi="Cascadia Mono" w:cs="Cascadia Mono"/>
          <w:color w:val="A31515"/>
          <w:kern w:val="0"/>
          <w:sz w:val="18"/>
          <w:szCs w:val="18"/>
        </w:rPr>
        <w:t>"{0} is a Prime Number"</w:t>
      </w:r>
      <w:r w:rsidRPr="003C60DA">
        <w:rPr>
          <w:rFonts w:ascii="Cascadia Mono" w:hAnsi="Cascadia Mono" w:cs="Cascadia Mono"/>
          <w:color w:val="000000"/>
          <w:kern w:val="0"/>
          <w:sz w:val="18"/>
          <w:szCs w:val="18"/>
        </w:rPr>
        <w:t>, n);</w:t>
      </w:r>
    </w:p>
    <w:p w14:paraId="791EAC52"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28C5B2E3" w14:textId="77777777" w:rsidR="0074373C" w:rsidRPr="003C60DA" w:rsidRDefault="0074373C" w:rsidP="0074373C">
      <w:pPr>
        <w:autoSpaceDE w:val="0"/>
        <w:autoSpaceDN w:val="0"/>
        <w:adjustRightInd w:val="0"/>
        <w:spacing w:after="0" w:line="240" w:lineRule="auto"/>
        <w:rPr>
          <w:rFonts w:ascii="Cascadia Mono" w:hAnsi="Cascadia Mono" w:cs="Cascadia Mono"/>
          <w:color w:val="0000FF"/>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else</w:t>
      </w:r>
    </w:p>
    <w:p w14:paraId="436C73EC"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32A80D30"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Console.WriteLine</w:t>
      </w:r>
      <w:proofErr w:type="spellEnd"/>
      <w:r w:rsidRPr="003C60DA">
        <w:rPr>
          <w:rFonts w:ascii="Cascadia Mono" w:hAnsi="Cascadia Mono" w:cs="Cascadia Mono"/>
          <w:color w:val="000000"/>
          <w:kern w:val="0"/>
          <w:sz w:val="18"/>
          <w:szCs w:val="18"/>
        </w:rPr>
        <w:t>(</w:t>
      </w:r>
      <w:r w:rsidRPr="003C60DA">
        <w:rPr>
          <w:rFonts w:ascii="Cascadia Mono" w:hAnsi="Cascadia Mono" w:cs="Cascadia Mono"/>
          <w:color w:val="A31515"/>
          <w:kern w:val="0"/>
          <w:sz w:val="18"/>
          <w:szCs w:val="18"/>
        </w:rPr>
        <w:t>"Not a Prime Number"</w:t>
      </w:r>
      <w:r w:rsidRPr="003C60DA">
        <w:rPr>
          <w:rFonts w:ascii="Cascadia Mono" w:hAnsi="Cascadia Mono" w:cs="Cascadia Mono"/>
          <w:color w:val="000000"/>
          <w:kern w:val="0"/>
          <w:sz w:val="18"/>
          <w:szCs w:val="18"/>
        </w:rPr>
        <w:t>);</w:t>
      </w:r>
    </w:p>
    <w:p w14:paraId="740EA5DA"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70FD9DF8"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Console.ReadLine</w:t>
      </w:r>
      <w:proofErr w:type="spellEnd"/>
      <w:r w:rsidRPr="003C60DA">
        <w:rPr>
          <w:rFonts w:ascii="Cascadia Mono" w:hAnsi="Cascadia Mono" w:cs="Cascadia Mono"/>
          <w:color w:val="000000"/>
          <w:kern w:val="0"/>
          <w:sz w:val="18"/>
          <w:szCs w:val="18"/>
        </w:rPr>
        <w:t>();</w:t>
      </w:r>
    </w:p>
    <w:p w14:paraId="29C9B5F6" w14:textId="4CA22403" w:rsidR="0074373C" w:rsidRPr="003C60DA" w:rsidRDefault="0074373C" w:rsidP="0074373C">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w:t>
      </w:r>
    </w:p>
    <w:p w14:paraId="7F90B33C" w14:textId="77777777" w:rsidR="00F209CB" w:rsidRDefault="00F209CB" w:rsidP="0074373C">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3FBB2029" w14:textId="515AD715" w:rsidR="00F209CB" w:rsidRPr="004A5FD5" w:rsidRDefault="00C66913" w:rsidP="0074373C">
      <w:pPr>
        <w:shd w:val="clear" w:color="auto" w:fill="FFFFFF"/>
        <w:spacing w:after="0" w:line="240" w:lineRule="auto"/>
        <w:jc w:val="both"/>
        <w:textAlignment w:val="baseline"/>
        <w:outlineLvl w:val="4"/>
        <w:rPr>
          <w:rFonts w:ascii="Arial" w:hAnsi="Arial" w:cs="Arial"/>
          <w:color w:val="000000"/>
          <w:shd w:val="clear" w:color="auto" w:fill="FFFFFF"/>
        </w:rPr>
      </w:pPr>
      <w:r w:rsidRPr="004A5FD5">
        <w:rPr>
          <w:rFonts w:ascii="Arial" w:hAnsi="Arial" w:cs="Arial"/>
          <w:color w:val="000000"/>
          <w:shd w:val="clear" w:color="auto" w:fill="FFFFFF"/>
        </w:rPr>
        <w:t>Prime Number Series</w:t>
      </w:r>
    </w:p>
    <w:p w14:paraId="2C2384C1" w14:textId="77777777" w:rsidR="00C66913" w:rsidRDefault="00C66913" w:rsidP="0074373C">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5F07B3E1"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FF"/>
          <w:kern w:val="0"/>
          <w:sz w:val="18"/>
          <w:szCs w:val="18"/>
        </w:rPr>
        <w:t>public</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static</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void</w:t>
      </w:r>
      <w:r w:rsidRPr="003C60DA">
        <w:rPr>
          <w:rFonts w:ascii="Cascadia Mono" w:hAnsi="Cascadia Mono" w:cs="Cascadia Mono"/>
          <w:color w:val="000000"/>
          <w:kern w:val="0"/>
          <w:sz w:val="18"/>
          <w:szCs w:val="18"/>
        </w:rPr>
        <w:t xml:space="preserve"> Main()</w:t>
      </w:r>
    </w:p>
    <w:p w14:paraId="458CB101"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w:t>
      </w:r>
    </w:p>
    <w:p w14:paraId="416F4D4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p>
    <w:p w14:paraId="65F4756E"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w:t>
      </w:r>
      <w:proofErr w:type="spellEnd"/>
      <w:r w:rsidRPr="003C60DA">
        <w:rPr>
          <w:rFonts w:ascii="Cascadia Mono" w:hAnsi="Cascadia Mono" w:cs="Cascadia Mono"/>
          <w:color w:val="000000"/>
          <w:kern w:val="0"/>
          <w:sz w:val="18"/>
          <w:szCs w:val="18"/>
        </w:rPr>
        <w:t>(</w:t>
      </w:r>
      <w:r w:rsidRPr="003C60DA">
        <w:rPr>
          <w:rFonts w:ascii="Cascadia Mono" w:hAnsi="Cascadia Mono" w:cs="Cascadia Mono"/>
          <w:color w:val="A31515"/>
          <w:kern w:val="0"/>
          <w:sz w:val="18"/>
          <w:szCs w:val="18"/>
        </w:rPr>
        <w:t>"Enter a number: "</w:t>
      </w:r>
      <w:r w:rsidRPr="003C60DA">
        <w:rPr>
          <w:rFonts w:ascii="Cascadia Mono" w:hAnsi="Cascadia Mono" w:cs="Cascadia Mono"/>
          <w:color w:val="000000"/>
          <w:kern w:val="0"/>
          <w:sz w:val="18"/>
          <w:szCs w:val="18"/>
        </w:rPr>
        <w:t>);</w:t>
      </w:r>
    </w:p>
    <w:p w14:paraId="6E49F89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n = </w:t>
      </w:r>
      <w:proofErr w:type="spellStart"/>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.Parse</w:t>
      </w:r>
      <w:proofErr w:type="spellEnd"/>
      <w:r w:rsidRPr="003C60DA">
        <w:rPr>
          <w:rFonts w:ascii="Cascadia Mono" w:hAnsi="Cascadia Mono" w:cs="Cascadia Mono"/>
          <w:color w:val="000000"/>
          <w:kern w:val="0"/>
          <w:sz w:val="18"/>
          <w:szCs w:val="18"/>
        </w:rPr>
        <w:t>(</w:t>
      </w:r>
      <w:proofErr w:type="spellStart"/>
      <w:r w:rsidRPr="003C60DA">
        <w:rPr>
          <w:rFonts w:ascii="Cascadia Mono" w:hAnsi="Cascadia Mono" w:cs="Cascadia Mono"/>
          <w:color w:val="000000"/>
          <w:kern w:val="0"/>
          <w:sz w:val="18"/>
          <w:szCs w:val="18"/>
        </w:rPr>
        <w:t>Console.ReadLine</w:t>
      </w:r>
      <w:proofErr w:type="spellEnd"/>
      <w:r w:rsidRPr="003C60DA">
        <w:rPr>
          <w:rFonts w:ascii="Cascadia Mono" w:hAnsi="Cascadia Mono" w:cs="Cascadia Mono"/>
          <w:color w:val="000000"/>
          <w:kern w:val="0"/>
          <w:sz w:val="18"/>
          <w:szCs w:val="18"/>
        </w:rPr>
        <w:t>());</w:t>
      </w:r>
    </w:p>
    <w:p w14:paraId="26D2ADD2"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bool</w:t>
      </w:r>
      <w:r w:rsidRPr="003C60DA">
        <w:rPr>
          <w:rFonts w:ascii="Cascadia Mono" w:hAnsi="Cascadia Mono" w:cs="Cascadia Mono"/>
          <w:color w:val="000000"/>
          <w:kern w:val="0"/>
          <w:sz w:val="18"/>
          <w:szCs w:val="18"/>
        </w:rPr>
        <w:t xml:space="preserve"> prime;</w:t>
      </w:r>
    </w:p>
    <w:p w14:paraId="7B63199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p>
    <w:p w14:paraId="23D9C0ED"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for</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 1;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&lt;= n;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w:t>
      </w:r>
    </w:p>
    <w:p w14:paraId="73CAFC5E"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4D408BCC"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prime = </w:t>
      </w:r>
      <w:r w:rsidRPr="003C60DA">
        <w:rPr>
          <w:rFonts w:ascii="Cascadia Mono" w:hAnsi="Cascadia Mono" w:cs="Cascadia Mono"/>
          <w:color w:val="0000FF"/>
          <w:kern w:val="0"/>
          <w:sz w:val="18"/>
          <w:szCs w:val="18"/>
        </w:rPr>
        <w:t>true</w:t>
      </w:r>
      <w:r w:rsidRPr="003C60DA">
        <w:rPr>
          <w:rFonts w:ascii="Cascadia Mono" w:hAnsi="Cascadia Mono" w:cs="Cascadia Mono"/>
          <w:color w:val="000000"/>
          <w:kern w:val="0"/>
          <w:sz w:val="18"/>
          <w:szCs w:val="18"/>
        </w:rPr>
        <w:t>;</w:t>
      </w:r>
    </w:p>
    <w:p w14:paraId="403FEF72"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for</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j = 2; j &lt;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j++</w:t>
      </w:r>
      <w:proofErr w:type="spellEnd"/>
      <w:r w:rsidRPr="003C60DA">
        <w:rPr>
          <w:rFonts w:ascii="Cascadia Mono" w:hAnsi="Cascadia Mono" w:cs="Cascadia Mono"/>
          <w:color w:val="000000"/>
          <w:kern w:val="0"/>
          <w:sz w:val="18"/>
          <w:szCs w:val="18"/>
        </w:rPr>
        <w:t>)</w:t>
      </w:r>
    </w:p>
    <w:p w14:paraId="6FD1B630"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5B473E1B"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if</w:t>
      </w: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 j == 0)</w:t>
      </w:r>
    </w:p>
    <w:p w14:paraId="57267696"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                       </w:t>
      </w:r>
    </w:p>
    <w:p w14:paraId="79A03E1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prime = </w:t>
      </w:r>
      <w:r w:rsidRPr="003C60DA">
        <w:rPr>
          <w:rFonts w:ascii="Cascadia Mono" w:hAnsi="Cascadia Mono" w:cs="Cascadia Mono"/>
          <w:color w:val="0000FF"/>
          <w:kern w:val="0"/>
          <w:sz w:val="18"/>
          <w:szCs w:val="18"/>
        </w:rPr>
        <w:t>false</w:t>
      </w:r>
      <w:r w:rsidRPr="003C60DA">
        <w:rPr>
          <w:rFonts w:ascii="Cascadia Mono" w:hAnsi="Cascadia Mono" w:cs="Cascadia Mono"/>
          <w:color w:val="000000"/>
          <w:kern w:val="0"/>
          <w:sz w:val="18"/>
          <w:szCs w:val="18"/>
        </w:rPr>
        <w:t>;</w:t>
      </w:r>
    </w:p>
    <w:p w14:paraId="137B0440" w14:textId="77777777" w:rsidR="00C66913" w:rsidRPr="003C60DA" w:rsidRDefault="00C66913" w:rsidP="00C66913">
      <w:pPr>
        <w:autoSpaceDE w:val="0"/>
        <w:autoSpaceDN w:val="0"/>
        <w:adjustRightInd w:val="0"/>
        <w:spacing w:after="0" w:line="240" w:lineRule="auto"/>
        <w:rPr>
          <w:rFonts w:ascii="Cascadia Mono" w:hAnsi="Cascadia Mono" w:cs="Cascadia Mono"/>
          <w:color w:val="008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break</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8000"/>
          <w:kern w:val="0"/>
          <w:sz w:val="18"/>
          <w:szCs w:val="18"/>
        </w:rPr>
        <w:t>// Exiting the loop if a factor is found</w:t>
      </w:r>
    </w:p>
    <w:p w14:paraId="715EC385"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5B7FAEF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4C681811"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if</w:t>
      </w:r>
      <w:r w:rsidRPr="003C60DA">
        <w:rPr>
          <w:rFonts w:ascii="Cascadia Mono" w:hAnsi="Cascadia Mono" w:cs="Cascadia Mono"/>
          <w:color w:val="000000"/>
          <w:kern w:val="0"/>
          <w:sz w:val="18"/>
          <w:szCs w:val="18"/>
        </w:rPr>
        <w:t xml:space="preserve"> (prime == </w:t>
      </w:r>
      <w:r w:rsidRPr="003C60DA">
        <w:rPr>
          <w:rFonts w:ascii="Cascadia Mono" w:hAnsi="Cascadia Mono" w:cs="Cascadia Mono"/>
          <w:color w:val="0000FF"/>
          <w:kern w:val="0"/>
          <w:sz w:val="18"/>
          <w:szCs w:val="18"/>
        </w:rPr>
        <w:t>true</w:t>
      </w:r>
      <w:r w:rsidRPr="003C60DA">
        <w:rPr>
          <w:rFonts w:ascii="Cascadia Mono" w:hAnsi="Cascadia Mono" w:cs="Cascadia Mono"/>
          <w:color w:val="000000"/>
          <w:kern w:val="0"/>
          <w:sz w:val="18"/>
          <w:szCs w:val="18"/>
        </w:rPr>
        <w:t>)</w:t>
      </w:r>
    </w:p>
    <w:p w14:paraId="507011F3"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766D85F2"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Console.WriteLine</w:t>
      </w:r>
      <w:proofErr w:type="spellEnd"/>
      <w:r w:rsidRPr="003C60DA">
        <w:rPr>
          <w:rFonts w:ascii="Cascadia Mono" w:hAnsi="Cascadia Mono" w:cs="Cascadia Mono"/>
          <w:color w:val="000000"/>
          <w:kern w:val="0"/>
          <w:sz w:val="18"/>
          <w:szCs w:val="18"/>
        </w:rPr>
        <w:t>(</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w:t>
      </w:r>
    </w:p>
    <w:p w14:paraId="62B8799E"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5A1E8108"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5F48F98E"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Console.ReadLine</w:t>
      </w:r>
      <w:proofErr w:type="spellEnd"/>
      <w:r w:rsidRPr="003C60DA">
        <w:rPr>
          <w:rFonts w:ascii="Cascadia Mono" w:hAnsi="Cascadia Mono" w:cs="Cascadia Mono"/>
          <w:color w:val="000000"/>
          <w:kern w:val="0"/>
          <w:sz w:val="18"/>
          <w:szCs w:val="18"/>
        </w:rPr>
        <w:t>();</w:t>
      </w:r>
    </w:p>
    <w:p w14:paraId="08C1B984" w14:textId="0D9A9AC6" w:rsidR="00C66913" w:rsidRPr="003C60DA" w:rsidRDefault="00C66913" w:rsidP="00C66913">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w:t>
      </w:r>
    </w:p>
    <w:p w14:paraId="72BC4959" w14:textId="77777777" w:rsidR="005515BA" w:rsidRDefault="005515BA" w:rsidP="00C66913">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6A9B6F3D" w14:textId="762EEDEB" w:rsidR="005515BA" w:rsidRDefault="00E10037" w:rsidP="00C66913">
      <w:pPr>
        <w:shd w:val="clear" w:color="auto" w:fill="FFFFFF"/>
        <w:spacing w:after="0" w:line="240" w:lineRule="auto"/>
        <w:jc w:val="both"/>
        <w:textAlignment w:val="baseline"/>
        <w:outlineLvl w:val="4"/>
        <w:rPr>
          <w:rFonts w:ascii="Arial" w:hAnsi="Arial" w:cs="Arial"/>
          <w:color w:val="000000"/>
          <w:shd w:val="clear" w:color="auto" w:fill="FFFFFF"/>
        </w:rPr>
      </w:pPr>
      <w:r>
        <w:rPr>
          <w:rFonts w:ascii="Arial" w:hAnsi="Arial" w:cs="Arial"/>
          <w:color w:val="000000"/>
          <w:shd w:val="clear" w:color="auto" w:fill="FFFFFF"/>
        </w:rPr>
        <w:t xml:space="preserve">Reverse Sting  Kamal  &gt;= </w:t>
      </w:r>
      <w:proofErr w:type="spellStart"/>
      <w:r>
        <w:rPr>
          <w:rFonts w:ascii="Arial" w:hAnsi="Arial" w:cs="Arial"/>
          <w:color w:val="000000"/>
          <w:shd w:val="clear" w:color="auto" w:fill="FFFFFF"/>
        </w:rPr>
        <w:t>lamaK</w:t>
      </w:r>
      <w:proofErr w:type="spellEnd"/>
    </w:p>
    <w:p w14:paraId="6344110C" w14:textId="77777777" w:rsidR="00E10037" w:rsidRDefault="00E10037" w:rsidP="00C66913">
      <w:pPr>
        <w:shd w:val="clear" w:color="auto" w:fill="FFFFFF"/>
        <w:spacing w:after="0" w:line="240" w:lineRule="auto"/>
        <w:jc w:val="both"/>
        <w:textAlignment w:val="baseline"/>
        <w:outlineLvl w:val="4"/>
        <w:rPr>
          <w:rFonts w:ascii="Arial" w:hAnsi="Arial" w:cs="Arial"/>
          <w:color w:val="000000"/>
          <w:shd w:val="clear" w:color="auto" w:fill="FFFFFF"/>
        </w:rPr>
      </w:pPr>
    </w:p>
    <w:p w14:paraId="2B77713A"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FF"/>
          <w:kern w:val="0"/>
          <w:sz w:val="18"/>
          <w:szCs w:val="18"/>
        </w:rPr>
        <w:t>public</w:t>
      </w: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static</w:t>
      </w: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void</w:t>
      </w:r>
      <w:r w:rsidRPr="0042332B">
        <w:rPr>
          <w:rFonts w:ascii="Cascadia Mono" w:hAnsi="Cascadia Mono" w:cs="Cascadia Mono"/>
          <w:color w:val="000000"/>
          <w:kern w:val="0"/>
          <w:sz w:val="18"/>
          <w:szCs w:val="18"/>
        </w:rPr>
        <w:t xml:space="preserve"> Main()</w:t>
      </w:r>
    </w:p>
    <w:p w14:paraId="203F8EFF"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w:t>
      </w:r>
    </w:p>
    <w:p w14:paraId="415D9DB6"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string</w:t>
      </w:r>
      <w:r w:rsidRPr="0042332B">
        <w:rPr>
          <w:rFonts w:ascii="Cascadia Mono" w:hAnsi="Cascadia Mono" w:cs="Cascadia Mono"/>
          <w:color w:val="000000"/>
          <w:kern w:val="0"/>
          <w:sz w:val="18"/>
          <w:szCs w:val="18"/>
        </w:rPr>
        <w:t xml:space="preserve"> Input;</w:t>
      </w:r>
    </w:p>
    <w:p w14:paraId="3F781720"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Console.WriteLine</w:t>
      </w:r>
      <w:proofErr w:type="spellEnd"/>
      <w:r w:rsidRPr="0042332B">
        <w:rPr>
          <w:rFonts w:ascii="Cascadia Mono" w:hAnsi="Cascadia Mono" w:cs="Cascadia Mono"/>
          <w:color w:val="000000"/>
          <w:kern w:val="0"/>
          <w:sz w:val="18"/>
          <w:szCs w:val="18"/>
        </w:rPr>
        <w:t>(</w:t>
      </w:r>
      <w:r w:rsidRPr="0042332B">
        <w:rPr>
          <w:rFonts w:ascii="Cascadia Mono" w:hAnsi="Cascadia Mono" w:cs="Cascadia Mono"/>
          <w:color w:val="A31515"/>
          <w:kern w:val="0"/>
          <w:sz w:val="18"/>
          <w:szCs w:val="18"/>
        </w:rPr>
        <w:t>"Enter a Name : "</w:t>
      </w:r>
      <w:r w:rsidRPr="0042332B">
        <w:rPr>
          <w:rFonts w:ascii="Cascadia Mono" w:hAnsi="Cascadia Mono" w:cs="Cascadia Mono"/>
          <w:color w:val="000000"/>
          <w:kern w:val="0"/>
          <w:sz w:val="18"/>
          <w:szCs w:val="18"/>
        </w:rPr>
        <w:t>);</w:t>
      </w:r>
    </w:p>
    <w:p w14:paraId="7D1BEF74"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Input = </w:t>
      </w:r>
      <w:proofErr w:type="spellStart"/>
      <w:r w:rsidRPr="0042332B">
        <w:rPr>
          <w:rFonts w:ascii="Cascadia Mono" w:hAnsi="Cascadia Mono" w:cs="Cascadia Mono"/>
          <w:color w:val="000000"/>
          <w:kern w:val="0"/>
          <w:sz w:val="18"/>
          <w:szCs w:val="18"/>
        </w:rPr>
        <w:t>Console.ReadLine</w:t>
      </w:r>
      <w:proofErr w:type="spellEnd"/>
      <w:r w:rsidRPr="0042332B">
        <w:rPr>
          <w:rFonts w:ascii="Cascadia Mono" w:hAnsi="Cascadia Mono" w:cs="Cascadia Mono"/>
          <w:color w:val="000000"/>
          <w:kern w:val="0"/>
          <w:sz w:val="18"/>
          <w:szCs w:val="18"/>
        </w:rPr>
        <w:t>();</w:t>
      </w:r>
    </w:p>
    <w:p w14:paraId="33BE2443"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p>
    <w:p w14:paraId="2081E034" w14:textId="77777777" w:rsidR="00E10037" w:rsidRPr="0042332B" w:rsidRDefault="00E10037" w:rsidP="00E10037">
      <w:pPr>
        <w:autoSpaceDE w:val="0"/>
        <w:autoSpaceDN w:val="0"/>
        <w:adjustRightInd w:val="0"/>
        <w:spacing w:after="0" w:line="240" w:lineRule="auto"/>
        <w:rPr>
          <w:rFonts w:ascii="Cascadia Mono" w:hAnsi="Cascadia Mono" w:cs="Cascadia Mono"/>
          <w:color w:val="008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8000"/>
          <w:kern w:val="0"/>
          <w:sz w:val="18"/>
          <w:szCs w:val="18"/>
        </w:rPr>
        <w:t xml:space="preserve">// Converting string to character array </w:t>
      </w:r>
    </w:p>
    <w:p w14:paraId="3182F7C5"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char</w:t>
      </w: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charArray</w:t>
      </w:r>
      <w:proofErr w:type="spellEnd"/>
      <w:r w:rsidRPr="0042332B">
        <w:rPr>
          <w:rFonts w:ascii="Cascadia Mono" w:hAnsi="Cascadia Mono" w:cs="Cascadia Mono"/>
          <w:color w:val="000000"/>
          <w:kern w:val="0"/>
          <w:sz w:val="18"/>
          <w:szCs w:val="18"/>
        </w:rPr>
        <w:t xml:space="preserve"> = </w:t>
      </w:r>
      <w:proofErr w:type="spellStart"/>
      <w:r w:rsidRPr="0042332B">
        <w:rPr>
          <w:rFonts w:ascii="Cascadia Mono" w:hAnsi="Cascadia Mono" w:cs="Cascadia Mono"/>
          <w:color w:val="000000"/>
          <w:kern w:val="0"/>
          <w:sz w:val="18"/>
          <w:szCs w:val="18"/>
        </w:rPr>
        <w:t>Input.ToCharArray</w:t>
      </w:r>
      <w:proofErr w:type="spellEnd"/>
      <w:r w:rsidRPr="0042332B">
        <w:rPr>
          <w:rFonts w:ascii="Cascadia Mono" w:hAnsi="Cascadia Mono" w:cs="Cascadia Mono"/>
          <w:color w:val="000000"/>
          <w:kern w:val="0"/>
          <w:sz w:val="18"/>
          <w:szCs w:val="18"/>
        </w:rPr>
        <w:t>();</w:t>
      </w:r>
    </w:p>
    <w:p w14:paraId="086801FC"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
    <w:p w14:paraId="1920C39E"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string</w:t>
      </w: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reversedString</w:t>
      </w:r>
      <w:proofErr w:type="spellEnd"/>
      <w:r w:rsidRPr="0042332B">
        <w:rPr>
          <w:rFonts w:ascii="Cascadia Mono" w:hAnsi="Cascadia Mono" w:cs="Cascadia Mono"/>
          <w:color w:val="000000"/>
          <w:kern w:val="0"/>
          <w:sz w:val="18"/>
          <w:szCs w:val="18"/>
        </w:rPr>
        <w:t xml:space="preserve"> = </w:t>
      </w:r>
      <w:proofErr w:type="spellStart"/>
      <w:r w:rsidRPr="0042332B">
        <w:rPr>
          <w:rFonts w:ascii="Cascadia Mono" w:hAnsi="Cascadia Mono" w:cs="Cascadia Mono"/>
          <w:color w:val="000000"/>
          <w:kern w:val="0"/>
          <w:sz w:val="18"/>
          <w:szCs w:val="18"/>
        </w:rPr>
        <w:t>String.Empty</w:t>
      </w:r>
      <w:proofErr w:type="spellEnd"/>
      <w:r w:rsidRPr="0042332B">
        <w:rPr>
          <w:rFonts w:ascii="Cascadia Mono" w:hAnsi="Cascadia Mono" w:cs="Cascadia Mono"/>
          <w:color w:val="000000"/>
          <w:kern w:val="0"/>
          <w:sz w:val="18"/>
          <w:szCs w:val="18"/>
        </w:rPr>
        <w:t>;</w:t>
      </w:r>
    </w:p>
    <w:p w14:paraId="18FD382D"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
    <w:p w14:paraId="4560DD88"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for</w:t>
      </w: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int</w:t>
      </w: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i</w:t>
      </w:r>
      <w:proofErr w:type="spellEnd"/>
      <w:r w:rsidRPr="0042332B">
        <w:rPr>
          <w:rFonts w:ascii="Cascadia Mono" w:hAnsi="Cascadia Mono" w:cs="Cascadia Mono"/>
          <w:color w:val="000000"/>
          <w:kern w:val="0"/>
          <w:sz w:val="18"/>
          <w:szCs w:val="18"/>
        </w:rPr>
        <w:t xml:space="preserve"> = </w:t>
      </w:r>
      <w:proofErr w:type="spellStart"/>
      <w:r w:rsidRPr="0042332B">
        <w:rPr>
          <w:rFonts w:ascii="Cascadia Mono" w:hAnsi="Cascadia Mono" w:cs="Cascadia Mono"/>
          <w:color w:val="000000"/>
          <w:kern w:val="0"/>
          <w:sz w:val="18"/>
          <w:szCs w:val="18"/>
        </w:rPr>
        <w:t>charArray.Length</w:t>
      </w:r>
      <w:proofErr w:type="spellEnd"/>
      <w:r w:rsidRPr="0042332B">
        <w:rPr>
          <w:rFonts w:ascii="Cascadia Mono" w:hAnsi="Cascadia Mono" w:cs="Cascadia Mono"/>
          <w:color w:val="000000"/>
          <w:kern w:val="0"/>
          <w:sz w:val="18"/>
          <w:szCs w:val="18"/>
        </w:rPr>
        <w:t xml:space="preserve"> - 1; </w:t>
      </w:r>
      <w:proofErr w:type="spellStart"/>
      <w:r w:rsidRPr="0042332B">
        <w:rPr>
          <w:rFonts w:ascii="Cascadia Mono" w:hAnsi="Cascadia Mono" w:cs="Cascadia Mono"/>
          <w:color w:val="000000"/>
          <w:kern w:val="0"/>
          <w:sz w:val="18"/>
          <w:szCs w:val="18"/>
        </w:rPr>
        <w:t>i</w:t>
      </w:r>
      <w:proofErr w:type="spellEnd"/>
      <w:r w:rsidRPr="0042332B">
        <w:rPr>
          <w:rFonts w:ascii="Cascadia Mono" w:hAnsi="Cascadia Mono" w:cs="Cascadia Mono"/>
          <w:color w:val="000000"/>
          <w:kern w:val="0"/>
          <w:sz w:val="18"/>
          <w:szCs w:val="18"/>
        </w:rPr>
        <w:t xml:space="preserve"> &gt;= 0; </w:t>
      </w:r>
      <w:proofErr w:type="spellStart"/>
      <w:r w:rsidRPr="0042332B">
        <w:rPr>
          <w:rFonts w:ascii="Cascadia Mono" w:hAnsi="Cascadia Mono" w:cs="Cascadia Mono"/>
          <w:color w:val="000000"/>
          <w:kern w:val="0"/>
          <w:sz w:val="18"/>
          <w:szCs w:val="18"/>
        </w:rPr>
        <w:t>i</w:t>
      </w:r>
      <w:proofErr w:type="spellEnd"/>
      <w:r w:rsidRPr="0042332B">
        <w:rPr>
          <w:rFonts w:ascii="Cascadia Mono" w:hAnsi="Cascadia Mono" w:cs="Cascadia Mono"/>
          <w:color w:val="000000"/>
          <w:kern w:val="0"/>
          <w:sz w:val="18"/>
          <w:szCs w:val="18"/>
        </w:rPr>
        <w:t>--)</w:t>
      </w:r>
    </w:p>
    <w:p w14:paraId="301F7350"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
    <w:p w14:paraId="419793C9"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p>
    <w:p w14:paraId="6F0D6A0C" w14:textId="77777777" w:rsidR="00E10037" w:rsidRPr="0042332B" w:rsidRDefault="00E10037" w:rsidP="00E10037">
      <w:pPr>
        <w:autoSpaceDE w:val="0"/>
        <w:autoSpaceDN w:val="0"/>
        <w:adjustRightInd w:val="0"/>
        <w:spacing w:after="0" w:line="240" w:lineRule="auto"/>
        <w:rPr>
          <w:rFonts w:ascii="Cascadia Mono" w:hAnsi="Cascadia Mono" w:cs="Cascadia Mono"/>
          <w:color w:val="008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8000"/>
          <w:kern w:val="0"/>
          <w:sz w:val="18"/>
          <w:szCs w:val="18"/>
        </w:rPr>
        <w:t xml:space="preserve">// Append each character to the </w:t>
      </w:r>
      <w:proofErr w:type="spellStart"/>
      <w:r w:rsidRPr="0042332B">
        <w:rPr>
          <w:rFonts w:ascii="Cascadia Mono" w:hAnsi="Cascadia Mono" w:cs="Cascadia Mono"/>
          <w:color w:val="008000"/>
          <w:kern w:val="0"/>
          <w:sz w:val="18"/>
          <w:szCs w:val="18"/>
        </w:rPr>
        <w:t>reversedstring</w:t>
      </w:r>
      <w:proofErr w:type="spellEnd"/>
      <w:r w:rsidRPr="0042332B">
        <w:rPr>
          <w:rFonts w:ascii="Cascadia Mono" w:hAnsi="Cascadia Mono" w:cs="Cascadia Mono"/>
          <w:color w:val="008000"/>
          <w:kern w:val="0"/>
          <w:sz w:val="18"/>
          <w:szCs w:val="18"/>
        </w:rPr>
        <w:t>.</w:t>
      </w:r>
    </w:p>
    <w:p w14:paraId="70AA3B01"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reversedString</w:t>
      </w:r>
      <w:proofErr w:type="spellEnd"/>
      <w:r w:rsidRPr="0042332B">
        <w:rPr>
          <w:rFonts w:ascii="Cascadia Mono" w:hAnsi="Cascadia Mono" w:cs="Cascadia Mono"/>
          <w:color w:val="000000"/>
          <w:kern w:val="0"/>
          <w:sz w:val="18"/>
          <w:szCs w:val="18"/>
        </w:rPr>
        <w:t xml:space="preserve"> += </w:t>
      </w:r>
      <w:proofErr w:type="spellStart"/>
      <w:r w:rsidRPr="0042332B">
        <w:rPr>
          <w:rFonts w:ascii="Cascadia Mono" w:hAnsi="Cascadia Mono" w:cs="Cascadia Mono"/>
          <w:color w:val="000000"/>
          <w:kern w:val="0"/>
          <w:sz w:val="18"/>
          <w:szCs w:val="18"/>
        </w:rPr>
        <w:t>charArray</w:t>
      </w:r>
      <w:proofErr w:type="spellEnd"/>
      <w:r w:rsidRPr="0042332B">
        <w:rPr>
          <w:rFonts w:ascii="Cascadia Mono" w:hAnsi="Cascadia Mono" w:cs="Cascadia Mono"/>
          <w:color w:val="000000"/>
          <w:kern w:val="0"/>
          <w:sz w:val="18"/>
          <w:szCs w:val="18"/>
        </w:rPr>
        <w:t>[</w:t>
      </w:r>
      <w:proofErr w:type="spellStart"/>
      <w:r w:rsidRPr="0042332B">
        <w:rPr>
          <w:rFonts w:ascii="Cascadia Mono" w:hAnsi="Cascadia Mono" w:cs="Cascadia Mono"/>
          <w:color w:val="000000"/>
          <w:kern w:val="0"/>
          <w:sz w:val="18"/>
          <w:szCs w:val="18"/>
        </w:rPr>
        <w:t>i</w:t>
      </w:r>
      <w:proofErr w:type="spellEnd"/>
      <w:r w:rsidRPr="0042332B">
        <w:rPr>
          <w:rFonts w:ascii="Cascadia Mono" w:hAnsi="Cascadia Mono" w:cs="Cascadia Mono"/>
          <w:color w:val="000000"/>
          <w:kern w:val="0"/>
          <w:sz w:val="18"/>
          <w:szCs w:val="18"/>
        </w:rPr>
        <w:t>];</w:t>
      </w:r>
    </w:p>
    <w:p w14:paraId="4DA67DE3"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
    <w:p w14:paraId="0738564B"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Console.WriteLine</w:t>
      </w:r>
      <w:proofErr w:type="spellEnd"/>
      <w:r w:rsidRPr="0042332B">
        <w:rPr>
          <w:rFonts w:ascii="Cascadia Mono" w:hAnsi="Cascadia Mono" w:cs="Cascadia Mono"/>
          <w:color w:val="000000"/>
          <w:kern w:val="0"/>
          <w:sz w:val="18"/>
          <w:szCs w:val="18"/>
        </w:rPr>
        <w:t>(</w:t>
      </w:r>
      <w:proofErr w:type="spellStart"/>
      <w:r w:rsidRPr="0042332B">
        <w:rPr>
          <w:rFonts w:ascii="Cascadia Mono" w:hAnsi="Cascadia Mono" w:cs="Cascadia Mono"/>
          <w:color w:val="000000"/>
          <w:kern w:val="0"/>
          <w:sz w:val="18"/>
          <w:szCs w:val="18"/>
        </w:rPr>
        <w:t>reversedString</w:t>
      </w:r>
      <w:proofErr w:type="spellEnd"/>
      <w:r w:rsidRPr="0042332B">
        <w:rPr>
          <w:rFonts w:ascii="Cascadia Mono" w:hAnsi="Cascadia Mono" w:cs="Cascadia Mono"/>
          <w:color w:val="000000"/>
          <w:kern w:val="0"/>
          <w:sz w:val="18"/>
          <w:szCs w:val="18"/>
        </w:rPr>
        <w:t xml:space="preserve">); </w:t>
      </w:r>
    </w:p>
    <w:p w14:paraId="17533325"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p>
    <w:p w14:paraId="6DDDD93F"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Console.ReadLine</w:t>
      </w:r>
      <w:proofErr w:type="spellEnd"/>
      <w:r w:rsidRPr="0042332B">
        <w:rPr>
          <w:rFonts w:ascii="Cascadia Mono" w:hAnsi="Cascadia Mono" w:cs="Cascadia Mono"/>
          <w:color w:val="000000"/>
          <w:kern w:val="0"/>
          <w:sz w:val="18"/>
          <w:szCs w:val="18"/>
        </w:rPr>
        <w:t>();</w:t>
      </w:r>
    </w:p>
    <w:p w14:paraId="7E1CE545" w14:textId="72E438AD" w:rsidR="00E10037" w:rsidRPr="0042332B" w:rsidRDefault="00E10037" w:rsidP="00E10037">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w:t>
      </w:r>
    </w:p>
    <w:p w14:paraId="627D38F2" w14:textId="77777777" w:rsidR="001A0DEC" w:rsidRPr="0042332B" w:rsidRDefault="001A0DEC" w:rsidP="00E10037">
      <w:pPr>
        <w:shd w:val="clear" w:color="auto" w:fill="FFFFFF"/>
        <w:spacing w:after="0" w:line="240" w:lineRule="auto"/>
        <w:jc w:val="both"/>
        <w:textAlignment w:val="baseline"/>
        <w:outlineLvl w:val="4"/>
        <w:rPr>
          <w:rFonts w:ascii="Cascadia Mono" w:hAnsi="Cascadia Mono" w:cs="Cascadia Mono"/>
          <w:color w:val="000000"/>
          <w:kern w:val="0"/>
          <w:sz w:val="18"/>
          <w:szCs w:val="18"/>
        </w:rPr>
      </w:pPr>
    </w:p>
    <w:p w14:paraId="75D352D1" w14:textId="38F7E43D" w:rsidR="001A0DEC" w:rsidRDefault="001A0DEC" w:rsidP="00E10037">
      <w:pPr>
        <w:shd w:val="clear" w:color="auto" w:fill="FFFFFF"/>
        <w:spacing w:after="0" w:line="240" w:lineRule="auto"/>
        <w:jc w:val="both"/>
        <w:textAlignment w:val="baseline"/>
        <w:outlineLvl w:val="4"/>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Count characters in string </w:t>
      </w:r>
    </w:p>
    <w:p w14:paraId="1085F23C" w14:textId="77777777" w:rsidR="001A0DEC" w:rsidRPr="00CE6294" w:rsidRDefault="001A0DEC" w:rsidP="00E10037">
      <w:pPr>
        <w:shd w:val="clear" w:color="auto" w:fill="FFFFFF"/>
        <w:spacing w:after="0" w:line="240" w:lineRule="auto"/>
        <w:jc w:val="both"/>
        <w:textAlignment w:val="baseline"/>
        <w:outlineLvl w:val="4"/>
        <w:rPr>
          <w:rFonts w:ascii="Cascadia Mono" w:hAnsi="Cascadia Mono" w:cs="Cascadia Mono"/>
          <w:color w:val="000000"/>
          <w:kern w:val="0"/>
          <w:sz w:val="18"/>
          <w:szCs w:val="18"/>
        </w:rPr>
      </w:pPr>
    </w:p>
    <w:p w14:paraId="3299B6D7"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FF"/>
          <w:kern w:val="0"/>
          <w:sz w:val="18"/>
          <w:szCs w:val="18"/>
        </w:rPr>
        <w:t>public</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static</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void</w:t>
      </w:r>
      <w:r w:rsidRPr="00CE6294">
        <w:rPr>
          <w:rFonts w:ascii="Cascadia Mono" w:hAnsi="Cascadia Mono" w:cs="Cascadia Mono"/>
          <w:color w:val="000000"/>
          <w:kern w:val="0"/>
          <w:sz w:val="18"/>
          <w:szCs w:val="18"/>
        </w:rPr>
        <w:t xml:space="preserve"> Main()</w:t>
      </w:r>
    </w:p>
    <w:p w14:paraId="4E08333E"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w:t>
      </w:r>
    </w:p>
    <w:p w14:paraId="2BA2A2E6"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string</w:t>
      </w:r>
      <w:r w:rsidRPr="00CE6294">
        <w:rPr>
          <w:rFonts w:ascii="Cascadia Mono" w:hAnsi="Cascadia Mono" w:cs="Cascadia Mono"/>
          <w:color w:val="000000"/>
          <w:kern w:val="0"/>
          <w:sz w:val="18"/>
          <w:szCs w:val="18"/>
        </w:rPr>
        <w:t xml:space="preserve"> str = </w:t>
      </w:r>
      <w:r w:rsidRPr="00CE6294">
        <w:rPr>
          <w:rFonts w:ascii="Cascadia Mono" w:hAnsi="Cascadia Mono" w:cs="Cascadia Mono"/>
          <w:color w:val="A31515"/>
          <w:kern w:val="0"/>
          <w:sz w:val="18"/>
          <w:szCs w:val="18"/>
        </w:rPr>
        <w:t>"</w:t>
      </w:r>
      <w:proofErr w:type="spellStart"/>
      <w:r w:rsidRPr="00CE6294">
        <w:rPr>
          <w:rFonts w:ascii="Cascadia Mono" w:hAnsi="Cascadia Mono" w:cs="Cascadia Mono"/>
          <w:color w:val="A31515"/>
          <w:kern w:val="0"/>
          <w:sz w:val="18"/>
          <w:szCs w:val="18"/>
        </w:rPr>
        <w:t>ssmmmjjkkkkrrr</w:t>
      </w:r>
      <w:proofErr w:type="spellEnd"/>
      <w:r w:rsidRPr="00CE6294">
        <w:rPr>
          <w:rFonts w:ascii="Cascadia Mono" w:hAnsi="Cascadia Mono" w:cs="Cascadia Mono"/>
          <w:color w:val="A31515"/>
          <w:kern w:val="0"/>
          <w:sz w:val="18"/>
          <w:szCs w:val="18"/>
        </w:rPr>
        <w:t>"</w:t>
      </w:r>
      <w:r w:rsidRPr="00CE6294">
        <w:rPr>
          <w:rFonts w:ascii="Cascadia Mono" w:hAnsi="Cascadia Mono" w:cs="Cascadia Mono"/>
          <w:color w:val="000000"/>
          <w:kern w:val="0"/>
          <w:sz w:val="18"/>
          <w:szCs w:val="18"/>
        </w:rPr>
        <w:t>;</w:t>
      </w:r>
    </w:p>
    <w:p w14:paraId="19500F13"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Dictionary&lt;</w:t>
      </w:r>
      <w:r w:rsidRPr="00CE6294">
        <w:rPr>
          <w:rFonts w:ascii="Cascadia Mono" w:hAnsi="Cascadia Mono" w:cs="Cascadia Mono"/>
          <w:color w:val="0000FF"/>
          <w:kern w:val="0"/>
          <w:sz w:val="18"/>
          <w:szCs w:val="18"/>
        </w:rPr>
        <w:t>char</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int</w:t>
      </w:r>
      <w:r w:rsidRPr="00CE6294">
        <w:rPr>
          <w:rFonts w:ascii="Cascadia Mono" w:hAnsi="Cascadia Mono" w:cs="Cascadia Mono"/>
          <w:color w:val="000000"/>
          <w:kern w:val="0"/>
          <w:sz w:val="18"/>
          <w:szCs w:val="18"/>
        </w:rPr>
        <w:t xml:space="preserve">&gt; counts = </w:t>
      </w:r>
      <w:r w:rsidRPr="00CE6294">
        <w:rPr>
          <w:rFonts w:ascii="Cascadia Mono" w:hAnsi="Cascadia Mono" w:cs="Cascadia Mono"/>
          <w:color w:val="0000FF"/>
          <w:kern w:val="0"/>
          <w:sz w:val="18"/>
          <w:szCs w:val="18"/>
        </w:rPr>
        <w:t>new</w:t>
      </w:r>
      <w:r w:rsidRPr="00CE6294">
        <w:rPr>
          <w:rFonts w:ascii="Cascadia Mono" w:hAnsi="Cascadia Mono" w:cs="Cascadia Mono"/>
          <w:color w:val="000000"/>
          <w:kern w:val="0"/>
          <w:sz w:val="18"/>
          <w:szCs w:val="18"/>
        </w:rPr>
        <w:t xml:space="preserve"> Dictionary&lt;</w:t>
      </w:r>
      <w:r w:rsidRPr="00CE6294">
        <w:rPr>
          <w:rFonts w:ascii="Cascadia Mono" w:hAnsi="Cascadia Mono" w:cs="Cascadia Mono"/>
          <w:color w:val="0000FF"/>
          <w:kern w:val="0"/>
          <w:sz w:val="18"/>
          <w:szCs w:val="18"/>
        </w:rPr>
        <w:t>char</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int</w:t>
      </w:r>
      <w:r w:rsidRPr="00CE6294">
        <w:rPr>
          <w:rFonts w:ascii="Cascadia Mono" w:hAnsi="Cascadia Mono" w:cs="Cascadia Mono"/>
          <w:color w:val="000000"/>
          <w:kern w:val="0"/>
          <w:sz w:val="18"/>
          <w:szCs w:val="18"/>
        </w:rPr>
        <w:t>&gt;();</w:t>
      </w:r>
    </w:p>
    <w:p w14:paraId="2F5F0440"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p>
    <w:p w14:paraId="6B32D580"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for</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int</w:t>
      </w: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 xml:space="preserve"> = 0; </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 xml:space="preserve"> &lt; </w:t>
      </w:r>
      <w:proofErr w:type="spellStart"/>
      <w:r w:rsidRPr="00CE6294">
        <w:rPr>
          <w:rFonts w:ascii="Cascadia Mono" w:hAnsi="Cascadia Mono" w:cs="Cascadia Mono"/>
          <w:color w:val="000000"/>
          <w:kern w:val="0"/>
          <w:sz w:val="18"/>
          <w:szCs w:val="18"/>
        </w:rPr>
        <w:t>str.Length</w:t>
      </w:r>
      <w:proofErr w:type="spellEnd"/>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w:t>
      </w:r>
    </w:p>
    <w:p w14:paraId="18358FEE"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59DF5DD3"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if</w:t>
      </w: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counts.ContainsKey</w:t>
      </w:r>
      <w:proofErr w:type="spellEnd"/>
      <w:r w:rsidRPr="00CE6294">
        <w:rPr>
          <w:rFonts w:ascii="Cascadia Mono" w:hAnsi="Cascadia Mono" w:cs="Cascadia Mono"/>
          <w:color w:val="000000"/>
          <w:kern w:val="0"/>
          <w:sz w:val="18"/>
          <w:szCs w:val="18"/>
        </w:rPr>
        <w:t>(str[</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w:t>
      </w:r>
    </w:p>
    <w:p w14:paraId="691F429D"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6F4B6E81"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counts[str[</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w:t>
      </w:r>
    </w:p>
    <w:p w14:paraId="3BDB332A"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6346A61A" w14:textId="77777777" w:rsidR="001A0DEC" w:rsidRPr="00CE6294" w:rsidRDefault="001A0DEC" w:rsidP="001A0DEC">
      <w:pPr>
        <w:autoSpaceDE w:val="0"/>
        <w:autoSpaceDN w:val="0"/>
        <w:adjustRightInd w:val="0"/>
        <w:spacing w:after="0" w:line="240" w:lineRule="auto"/>
        <w:rPr>
          <w:rFonts w:ascii="Cascadia Mono" w:hAnsi="Cascadia Mono" w:cs="Cascadia Mono"/>
          <w:color w:val="0000FF"/>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else</w:t>
      </w:r>
    </w:p>
    <w:p w14:paraId="285F171A"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63060A3F"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counts.Add</w:t>
      </w:r>
      <w:proofErr w:type="spellEnd"/>
      <w:r w:rsidRPr="00CE6294">
        <w:rPr>
          <w:rFonts w:ascii="Cascadia Mono" w:hAnsi="Cascadia Mono" w:cs="Cascadia Mono"/>
          <w:color w:val="000000"/>
          <w:kern w:val="0"/>
          <w:sz w:val="18"/>
          <w:szCs w:val="18"/>
        </w:rPr>
        <w:t>(str[</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 1);</w:t>
      </w:r>
    </w:p>
    <w:p w14:paraId="79C40FDD"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71A19096"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5E34BBB5"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p>
    <w:p w14:paraId="2811FA47"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foreach</w:t>
      </w:r>
      <w:r w:rsidRPr="00CE6294">
        <w:rPr>
          <w:rFonts w:ascii="Cascadia Mono" w:hAnsi="Cascadia Mono" w:cs="Cascadia Mono"/>
          <w:color w:val="000000"/>
          <w:kern w:val="0"/>
          <w:sz w:val="18"/>
          <w:szCs w:val="18"/>
        </w:rPr>
        <w:t xml:space="preserve"> (var count </w:t>
      </w:r>
      <w:r w:rsidRPr="00CE6294">
        <w:rPr>
          <w:rFonts w:ascii="Cascadia Mono" w:hAnsi="Cascadia Mono" w:cs="Cascadia Mono"/>
          <w:color w:val="0000FF"/>
          <w:kern w:val="0"/>
          <w:sz w:val="18"/>
          <w:szCs w:val="18"/>
        </w:rPr>
        <w:t>in</w:t>
      </w:r>
      <w:r w:rsidRPr="00CE6294">
        <w:rPr>
          <w:rFonts w:ascii="Cascadia Mono" w:hAnsi="Cascadia Mono" w:cs="Cascadia Mono"/>
          <w:color w:val="000000"/>
          <w:kern w:val="0"/>
          <w:sz w:val="18"/>
          <w:szCs w:val="18"/>
        </w:rPr>
        <w:t xml:space="preserve"> counts)</w:t>
      </w:r>
    </w:p>
    <w:p w14:paraId="54BB425E"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Console.WriteLine</w:t>
      </w:r>
      <w:proofErr w:type="spellEnd"/>
      <w:r w:rsidRPr="00CE6294">
        <w:rPr>
          <w:rFonts w:ascii="Cascadia Mono" w:hAnsi="Cascadia Mono" w:cs="Cascadia Mono"/>
          <w:color w:val="000000"/>
          <w:kern w:val="0"/>
          <w:sz w:val="18"/>
          <w:szCs w:val="18"/>
        </w:rPr>
        <w:t>(</w:t>
      </w:r>
      <w:r w:rsidRPr="00CE6294">
        <w:rPr>
          <w:rFonts w:ascii="Cascadia Mono" w:hAnsi="Cascadia Mono" w:cs="Cascadia Mono"/>
          <w:color w:val="A31515"/>
          <w:kern w:val="0"/>
          <w:sz w:val="18"/>
          <w:szCs w:val="18"/>
        </w:rPr>
        <w:t>"{0} = {1}"</w:t>
      </w: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count.Key</w:t>
      </w:r>
      <w:proofErr w:type="spellEnd"/>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count.Value.ToString</w:t>
      </w:r>
      <w:proofErr w:type="spellEnd"/>
      <w:r w:rsidRPr="00CE6294">
        <w:rPr>
          <w:rFonts w:ascii="Cascadia Mono" w:hAnsi="Cascadia Mono" w:cs="Cascadia Mono"/>
          <w:color w:val="000000"/>
          <w:kern w:val="0"/>
          <w:sz w:val="18"/>
          <w:szCs w:val="18"/>
        </w:rPr>
        <w:t>());</w:t>
      </w:r>
    </w:p>
    <w:p w14:paraId="2EEE026A"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p>
    <w:p w14:paraId="7BDF766B"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Console.ReadLine</w:t>
      </w:r>
      <w:proofErr w:type="spellEnd"/>
      <w:r w:rsidRPr="00CE6294">
        <w:rPr>
          <w:rFonts w:ascii="Cascadia Mono" w:hAnsi="Cascadia Mono" w:cs="Cascadia Mono"/>
          <w:color w:val="000000"/>
          <w:kern w:val="0"/>
          <w:sz w:val="18"/>
          <w:szCs w:val="18"/>
        </w:rPr>
        <w:t>();</w:t>
      </w:r>
    </w:p>
    <w:p w14:paraId="54E9EAE5" w14:textId="46CEE5E0" w:rsidR="001A0DEC" w:rsidRPr="00CE6294" w:rsidRDefault="001A0DEC" w:rsidP="001A0DEC">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w:t>
      </w:r>
    </w:p>
    <w:p w14:paraId="63BD30DA" w14:textId="77777777" w:rsidR="00484FC4" w:rsidRDefault="00484FC4" w:rsidP="001A0DEC">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52F69E5A" w14:textId="5E4E15F4" w:rsidR="00484FC4" w:rsidRDefault="00484FC4" w:rsidP="001A0DEC">
      <w:pPr>
        <w:shd w:val="clear" w:color="auto" w:fill="FFFFFF"/>
        <w:spacing w:after="0" w:line="240" w:lineRule="auto"/>
        <w:jc w:val="both"/>
        <w:textAlignment w:val="baseline"/>
        <w:outlineLvl w:val="4"/>
        <w:rPr>
          <w:rFonts w:ascii="Arial" w:hAnsi="Arial" w:cs="Arial"/>
          <w:color w:val="000000"/>
          <w:shd w:val="clear" w:color="auto" w:fill="FFFFFF"/>
        </w:rPr>
      </w:pPr>
      <w:r w:rsidRPr="00484FC4">
        <w:rPr>
          <w:rFonts w:ascii="Arial" w:hAnsi="Arial" w:cs="Arial"/>
          <w:noProof/>
          <w:color w:val="000000"/>
          <w:shd w:val="clear" w:color="auto" w:fill="FFFFFF"/>
        </w:rPr>
        <w:drawing>
          <wp:inline distT="0" distB="0" distL="0" distR="0" wp14:anchorId="492B1C99" wp14:editId="15F4E856">
            <wp:extent cx="543001" cy="1019317"/>
            <wp:effectExtent l="0" t="0" r="9525" b="0"/>
            <wp:docPr id="24615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52750" name=""/>
                    <pic:cNvPicPr/>
                  </pic:nvPicPr>
                  <pic:blipFill>
                    <a:blip r:embed="rId54"/>
                    <a:stretch>
                      <a:fillRect/>
                    </a:stretch>
                  </pic:blipFill>
                  <pic:spPr>
                    <a:xfrm>
                      <a:off x="0" y="0"/>
                      <a:ext cx="543001" cy="1019317"/>
                    </a:xfrm>
                    <a:prstGeom prst="rect">
                      <a:avLst/>
                    </a:prstGeom>
                  </pic:spPr>
                </pic:pic>
              </a:graphicData>
            </a:graphic>
          </wp:inline>
        </w:drawing>
      </w:r>
    </w:p>
    <w:p w14:paraId="656DC94C" w14:textId="77777777" w:rsidR="0048240C" w:rsidRDefault="0048240C" w:rsidP="001A0DEC">
      <w:pPr>
        <w:shd w:val="clear" w:color="auto" w:fill="FFFFFF"/>
        <w:spacing w:after="0" w:line="240" w:lineRule="auto"/>
        <w:jc w:val="both"/>
        <w:textAlignment w:val="baseline"/>
        <w:outlineLvl w:val="4"/>
        <w:rPr>
          <w:rFonts w:ascii="Arial" w:hAnsi="Arial" w:cs="Arial"/>
          <w:color w:val="000000"/>
          <w:shd w:val="clear" w:color="auto" w:fill="FFFFFF"/>
        </w:rPr>
      </w:pPr>
    </w:p>
    <w:p w14:paraId="37497CA5" w14:textId="63C87F14" w:rsidR="0048240C" w:rsidRDefault="0048240C" w:rsidP="001A0DEC">
      <w:pPr>
        <w:shd w:val="clear" w:color="auto" w:fill="FFFFFF"/>
        <w:spacing w:after="0" w:line="240" w:lineRule="auto"/>
        <w:jc w:val="both"/>
        <w:textAlignment w:val="baseline"/>
        <w:outlineLvl w:val="4"/>
        <w:rPr>
          <w:rFonts w:ascii="Arial" w:hAnsi="Arial" w:cs="Arial"/>
          <w:color w:val="000000"/>
          <w:shd w:val="clear" w:color="auto" w:fill="FFFFFF"/>
        </w:rPr>
      </w:pPr>
      <w:r>
        <w:rPr>
          <w:rFonts w:ascii="Arial" w:hAnsi="Arial" w:cs="Arial"/>
          <w:color w:val="000000"/>
          <w:shd w:val="clear" w:color="auto" w:fill="FFFFFF"/>
        </w:rPr>
        <w:t>Bubble SORT</w:t>
      </w:r>
    </w:p>
    <w:p w14:paraId="6CC9805A" w14:textId="77777777" w:rsidR="0048240C" w:rsidRDefault="0048240C" w:rsidP="001A0DEC">
      <w:pPr>
        <w:shd w:val="clear" w:color="auto" w:fill="FFFFFF"/>
        <w:spacing w:after="0" w:line="240" w:lineRule="auto"/>
        <w:jc w:val="both"/>
        <w:textAlignment w:val="baseline"/>
        <w:outlineLvl w:val="4"/>
        <w:rPr>
          <w:rFonts w:ascii="Arial" w:hAnsi="Arial" w:cs="Arial"/>
          <w:color w:val="000000"/>
          <w:shd w:val="clear" w:color="auto" w:fill="FFFFFF"/>
        </w:rPr>
      </w:pPr>
    </w:p>
    <w:p w14:paraId="4A0A1851"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0053BA84"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26FA53"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 = { 89, 76, 45, 92, 67, 12, 99 }; </w:t>
      </w:r>
    </w:p>
    <w:p w14:paraId="1D5E079D"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temp;</w:t>
      </w:r>
    </w:p>
    <w:p w14:paraId="3B56E28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numLength</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number.Length</w:t>
      </w:r>
      <w:proofErr w:type="spellEnd"/>
      <w:r>
        <w:rPr>
          <w:rFonts w:ascii="Cascadia Mono" w:hAnsi="Cascadia Mono" w:cs="Cascadia Mono"/>
          <w:color w:val="000000"/>
          <w:kern w:val="0"/>
          <w:sz w:val="19"/>
          <w:szCs w:val="19"/>
        </w:rPr>
        <w:t>;</w:t>
      </w:r>
    </w:p>
    <w:p w14:paraId="0F3C7237"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p>
    <w:p w14:paraId="1CF66B6B" w14:textId="77777777" w:rsidR="0048240C" w:rsidRDefault="0048240C" w:rsidP="0048240C">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//sorting an array</w:t>
      </w:r>
    </w:p>
    <w:p w14:paraId="3483ADA1"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number.Length</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AA8D773"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7A5E281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9343DD1"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343765"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(number[j] &gt; number[j+1])</w:t>
      </w:r>
    </w:p>
    <w:p w14:paraId="523DE79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E9A9A0"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temp = number[j];</w:t>
      </w:r>
    </w:p>
    <w:p w14:paraId="3E1D33F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number[j] = number[j + 1];</w:t>
      </w:r>
    </w:p>
    <w:p w14:paraId="015E961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number[j + 1] = temp;                        </w:t>
      </w:r>
    </w:p>
    <w:p w14:paraId="24AFEB23"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DC52D8"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62DF2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16CF17"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p>
    <w:p w14:paraId="50137C3C" w14:textId="77777777" w:rsidR="0048240C" w:rsidRDefault="0048240C" w:rsidP="0048240C">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//Sorted array</w:t>
      </w:r>
    </w:p>
    <w:p w14:paraId="1691E7E9"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number)</w:t>
      </w:r>
    </w:p>
    <w:p w14:paraId="767A8E83"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BA329F"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"\t {0}"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4034E17E"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BB6F8C"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w:t>
      </w:r>
      <w:proofErr w:type="spellEnd"/>
      <w:r>
        <w:rPr>
          <w:rFonts w:ascii="Cascadia Mono" w:hAnsi="Cascadia Mono" w:cs="Cascadia Mono"/>
          <w:color w:val="000000"/>
          <w:kern w:val="0"/>
          <w:sz w:val="19"/>
          <w:szCs w:val="19"/>
        </w:rPr>
        <w:t>();</w:t>
      </w:r>
    </w:p>
    <w:p w14:paraId="0EEEE0AF" w14:textId="407487AB" w:rsidR="0048240C" w:rsidRDefault="0048240C" w:rsidP="0048240C">
      <w:pPr>
        <w:shd w:val="clear" w:color="auto" w:fill="FFFFFF"/>
        <w:spacing w:after="0" w:line="240" w:lineRule="auto"/>
        <w:jc w:val="both"/>
        <w:textAlignment w:val="baseline"/>
        <w:outlineLvl w:val="4"/>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84026E" w14:textId="77777777" w:rsidR="00741964" w:rsidRDefault="00741964" w:rsidP="0048240C">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24580243" w14:textId="294539F6" w:rsidR="00741964" w:rsidRPr="00980670" w:rsidRDefault="001C492E" w:rsidP="0048240C">
      <w:pPr>
        <w:shd w:val="clear" w:color="auto" w:fill="FFFFFF"/>
        <w:spacing w:after="0" w:line="240" w:lineRule="auto"/>
        <w:jc w:val="both"/>
        <w:textAlignment w:val="baseline"/>
        <w:outlineLvl w:val="4"/>
        <w:rPr>
          <w:rFonts w:ascii="Arial" w:hAnsi="Arial" w:cs="Arial"/>
          <w:b/>
          <w:bCs/>
          <w:color w:val="000000"/>
          <w:shd w:val="clear" w:color="auto" w:fill="FFFFFF"/>
        </w:rPr>
      </w:pPr>
      <w:r w:rsidRPr="00980670">
        <w:rPr>
          <w:rFonts w:ascii="Arial" w:hAnsi="Arial" w:cs="Arial"/>
          <w:b/>
          <w:bCs/>
          <w:color w:val="000000"/>
          <w:shd w:val="clear" w:color="auto" w:fill="FFFFFF"/>
        </w:rPr>
        <w:t>Remove Duplicate Value From Array</w:t>
      </w:r>
    </w:p>
    <w:p w14:paraId="66B7562F" w14:textId="77777777" w:rsidR="001C492E" w:rsidRDefault="001C492E" w:rsidP="0048240C">
      <w:pPr>
        <w:shd w:val="clear" w:color="auto" w:fill="FFFFFF"/>
        <w:spacing w:after="0" w:line="240" w:lineRule="auto"/>
        <w:jc w:val="both"/>
        <w:textAlignment w:val="baseline"/>
        <w:outlineLvl w:val="4"/>
        <w:rPr>
          <w:rFonts w:ascii="Arial" w:hAnsi="Arial" w:cs="Arial"/>
          <w:color w:val="000000"/>
          <w:shd w:val="clear" w:color="auto" w:fill="FFFFFF"/>
        </w:rPr>
      </w:pPr>
    </w:p>
    <w:p w14:paraId="55398274"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static void Main(string[] </w:t>
      </w:r>
      <w:proofErr w:type="spellStart"/>
      <w:r w:rsidRPr="001C492E">
        <w:rPr>
          <w:rFonts w:ascii="Arial" w:hAnsi="Arial" w:cs="Arial"/>
          <w:color w:val="000000"/>
          <w:shd w:val="clear" w:color="auto" w:fill="FFFFFF"/>
        </w:rPr>
        <w:t>args</w:t>
      </w:r>
      <w:proofErr w:type="spellEnd"/>
      <w:r w:rsidRPr="001C492E">
        <w:rPr>
          <w:rFonts w:ascii="Arial" w:hAnsi="Arial" w:cs="Arial"/>
          <w:color w:val="000000"/>
          <w:shd w:val="clear" w:color="auto" w:fill="FFFFFF"/>
        </w:rPr>
        <w:t>)</w:t>
      </w:r>
    </w:p>
    <w:p w14:paraId="1A4E6FEA"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w:t>
      </w:r>
    </w:p>
    <w:p w14:paraId="4E281A55"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int[]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 xml:space="preserve"> = { 1, 2, 2, 6, 6,3,6,5,5,5,88,8,8,88,88,88 ,6, 6, 6, 3, 4, 4, 4, 5, 5 };</w:t>
      </w:r>
    </w:p>
    <w:p w14:paraId="1C9D4115" w14:textId="3F33EFC4"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int size = </w:t>
      </w:r>
      <w:proofErr w:type="spellStart"/>
      <w:r w:rsidRPr="001C492E">
        <w:rPr>
          <w:rFonts w:ascii="Arial" w:hAnsi="Arial" w:cs="Arial"/>
          <w:color w:val="000000"/>
          <w:shd w:val="clear" w:color="auto" w:fill="FFFFFF"/>
        </w:rPr>
        <w:t>arr.Length</w:t>
      </w:r>
      <w:proofErr w:type="spellEnd"/>
      <w:r w:rsidRPr="001C492E">
        <w:rPr>
          <w:rFonts w:ascii="Arial" w:hAnsi="Arial" w:cs="Arial"/>
          <w:color w:val="000000"/>
          <w:shd w:val="clear" w:color="auto" w:fill="FFFFFF"/>
        </w:rPr>
        <w:t xml:space="preserve">;             </w:t>
      </w:r>
    </w:p>
    <w:p w14:paraId="57D678CD"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59E536D3"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for (int </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 xml:space="preserve"> = 0; </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 xml:space="preserve"> &lt; size; </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w:t>
      </w:r>
    </w:p>
    <w:p w14:paraId="49751B23"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2C9EE96E"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for (int j = </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 xml:space="preserve"> + 1; j &lt; size; </w:t>
      </w:r>
      <w:proofErr w:type="spellStart"/>
      <w:r w:rsidRPr="001C492E">
        <w:rPr>
          <w:rFonts w:ascii="Arial" w:hAnsi="Arial" w:cs="Arial"/>
          <w:color w:val="000000"/>
          <w:shd w:val="clear" w:color="auto" w:fill="FFFFFF"/>
        </w:rPr>
        <w:t>j++</w:t>
      </w:r>
      <w:proofErr w:type="spellEnd"/>
      <w:r w:rsidRPr="001C492E">
        <w:rPr>
          <w:rFonts w:ascii="Arial" w:hAnsi="Arial" w:cs="Arial"/>
          <w:color w:val="000000"/>
          <w:shd w:val="clear" w:color="auto" w:fill="FFFFFF"/>
        </w:rPr>
        <w:t>)</w:t>
      </w:r>
    </w:p>
    <w:p w14:paraId="676DE106"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                     </w:t>
      </w:r>
    </w:p>
    <w:p w14:paraId="7D5E88A1"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if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 xml:space="preserve">] ==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[j])</w:t>
      </w:r>
    </w:p>
    <w:p w14:paraId="2EAC8672"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                      </w:t>
      </w:r>
    </w:p>
    <w:p w14:paraId="2BAE83EE"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for (int k = j; k &lt; size - 1; k++)</w:t>
      </w:r>
    </w:p>
    <w:p w14:paraId="610803FF"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0B8E32DE"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 xml:space="preserve">[k] =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 xml:space="preserve">[k + 1];                             </w:t>
      </w:r>
    </w:p>
    <w:p w14:paraId="69423155"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                        </w:t>
      </w:r>
    </w:p>
    <w:p w14:paraId="2B6B7D0C"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size--;</w:t>
      </w:r>
    </w:p>
    <w:p w14:paraId="55A8EFCD"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j--;</w:t>
      </w:r>
    </w:p>
    <w:p w14:paraId="4D047F63"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4097D2BB"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1B7C1AA4"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0316BCBB"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1A52F96C"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for (int l = 0; l &lt; size; l++)</w:t>
      </w:r>
    </w:p>
    <w:p w14:paraId="7C377382"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765739CF"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roofErr w:type="spellStart"/>
      <w:r w:rsidRPr="001C492E">
        <w:rPr>
          <w:rFonts w:ascii="Arial" w:hAnsi="Arial" w:cs="Arial"/>
          <w:color w:val="000000"/>
          <w:shd w:val="clear" w:color="auto" w:fill="FFFFFF"/>
        </w:rPr>
        <w:t>Console.WriteLine</w:t>
      </w:r>
      <w:proofErr w:type="spellEnd"/>
      <w:r w:rsidRPr="001C492E">
        <w:rPr>
          <w:rFonts w:ascii="Arial" w:hAnsi="Arial" w:cs="Arial"/>
          <w:color w:val="000000"/>
          <w:shd w:val="clear" w:color="auto" w:fill="FFFFFF"/>
        </w:rPr>
        <w:t>(</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[l]);</w:t>
      </w:r>
    </w:p>
    <w:p w14:paraId="0B51B682"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58D359E3"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roofErr w:type="spellStart"/>
      <w:r w:rsidRPr="001C492E">
        <w:rPr>
          <w:rFonts w:ascii="Arial" w:hAnsi="Arial" w:cs="Arial"/>
          <w:color w:val="000000"/>
          <w:shd w:val="clear" w:color="auto" w:fill="FFFFFF"/>
        </w:rPr>
        <w:t>Console.ReadKey</w:t>
      </w:r>
      <w:proofErr w:type="spellEnd"/>
      <w:r w:rsidRPr="001C492E">
        <w:rPr>
          <w:rFonts w:ascii="Arial" w:hAnsi="Arial" w:cs="Arial"/>
          <w:color w:val="000000"/>
          <w:shd w:val="clear" w:color="auto" w:fill="FFFFFF"/>
        </w:rPr>
        <w:t>();</w:t>
      </w:r>
    </w:p>
    <w:p w14:paraId="15411CAB" w14:textId="3F2C504D" w:rsid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w:t>
      </w:r>
    </w:p>
    <w:p w14:paraId="185A99B3" w14:textId="77777777" w:rsidR="00A4208B" w:rsidRDefault="00A4208B"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36B333BC" w14:textId="77777777" w:rsidR="00361C43" w:rsidRDefault="00361C43" w:rsidP="00A4208B">
      <w:pPr>
        <w:shd w:val="clear" w:color="auto" w:fill="FFFFFF"/>
        <w:spacing w:after="0" w:line="240" w:lineRule="auto"/>
        <w:jc w:val="both"/>
        <w:textAlignment w:val="baseline"/>
        <w:outlineLvl w:val="4"/>
        <w:rPr>
          <w:rFonts w:ascii="Arial" w:hAnsi="Arial" w:cs="Arial"/>
          <w:b/>
          <w:bCs/>
          <w:color w:val="000000"/>
          <w:shd w:val="clear" w:color="auto" w:fill="FFFFFF"/>
        </w:rPr>
      </w:pPr>
    </w:p>
    <w:p w14:paraId="59998785" w14:textId="77777777" w:rsidR="00361C43" w:rsidRDefault="00361C43" w:rsidP="00A4208B">
      <w:pPr>
        <w:shd w:val="clear" w:color="auto" w:fill="FFFFFF"/>
        <w:spacing w:after="0" w:line="240" w:lineRule="auto"/>
        <w:jc w:val="both"/>
        <w:textAlignment w:val="baseline"/>
        <w:outlineLvl w:val="4"/>
        <w:rPr>
          <w:rFonts w:ascii="Arial" w:hAnsi="Arial" w:cs="Arial"/>
          <w:b/>
          <w:bCs/>
          <w:color w:val="000000"/>
          <w:shd w:val="clear" w:color="auto" w:fill="FFFFFF"/>
        </w:rPr>
      </w:pPr>
    </w:p>
    <w:p w14:paraId="3EFB560A" w14:textId="77777777" w:rsidR="00361C43" w:rsidRDefault="00361C43" w:rsidP="00A4208B">
      <w:pPr>
        <w:shd w:val="clear" w:color="auto" w:fill="FFFFFF"/>
        <w:spacing w:after="0" w:line="240" w:lineRule="auto"/>
        <w:jc w:val="both"/>
        <w:textAlignment w:val="baseline"/>
        <w:outlineLvl w:val="4"/>
        <w:rPr>
          <w:rFonts w:ascii="Arial" w:hAnsi="Arial" w:cs="Arial"/>
          <w:b/>
          <w:bCs/>
          <w:color w:val="000000"/>
          <w:shd w:val="clear" w:color="auto" w:fill="FFFFFF"/>
        </w:rPr>
      </w:pPr>
    </w:p>
    <w:p w14:paraId="3C824D14" w14:textId="77777777" w:rsidR="00361C43" w:rsidRDefault="00361C43" w:rsidP="00A4208B">
      <w:pPr>
        <w:shd w:val="clear" w:color="auto" w:fill="FFFFFF"/>
        <w:spacing w:after="0" w:line="240" w:lineRule="auto"/>
        <w:jc w:val="both"/>
        <w:textAlignment w:val="baseline"/>
        <w:outlineLvl w:val="4"/>
        <w:rPr>
          <w:rFonts w:ascii="Arial" w:hAnsi="Arial" w:cs="Arial"/>
          <w:b/>
          <w:bCs/>
          <w:color w:val="000000"/>
          <w:shd w:val="clear" w:color="auto" w:fill="FFFFFF"/>
        </w:rPr>
      </w:pPr>
    </w:p>
    <w:p w14:paraId="250708AD" w14:textId="4B20985F" w:rsidR="00A4208B" w:rsidRPr="00A4208B" w:rsidRDefault="00A4208B" w:rsidP="00A4208B">
      <w:pPr>
        <w:shd w:val="clear" w:color="auto" w:fill="FFFFFF"/>
        <w:spacing w:after="0" w:line="240" w:lineRule="auto"/>
        <w:jc w:val="both"/>
        <w:textAlignment w:val="baseline"/>
        <w:outlineLvl w:val="4"/>
        <w:rPr>
          <w:rFonts w:ascii="Arial" w:hAnsi="Arial" w:cs="Arial"/>
          <w:b/>
          <w:bCs/>
          <w:color w:val="000000"/>
          <w:shd w:val="clear" w:color="auto" w:fill="FFFFFF"/>
        </w:rPr>
      </w:pPr>
      <w:r w:rsidRPr="00A4208B">
        <w:rPr>
          <w:rFonts w:ascii="Arial" w:hAnsi="Arial" w:cs="Arial"/>
          <w:b/>
          <w:bCs/>
          <w:color w:val="000000"/>
          <w:shd w:val="clear" w:color="auto" w:fill="FFFFFF"/>
        </w:rPr>
        <w:lastRenderedPageBreak/>
        <w:t>Stack and Heap Memory in .NET</w:t>
      </w:r>
    </w:p>
    <w:p w14:paraId="7EECFBBD" w14:textId="77777777" w:rsidR="00A4208B" w:rsidRDefault="00A4208B"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0E7AB5A9" w14:textId="77777777" w:rsidR="00E4661B" w:rsidRDefault="00E4661B" w:rsidP="00E4661B">
      <w:pPr>
        <w:shd w:val="clear" w:color="auto" w:fill="FFFFFF"/>
        <w:spacing w:after="0" w:line="240" w:lineRule="auto"/>
        <w:jc w:val="both"/>
        <w:textAlignment w:val="baseline"/>
        <w:outlineLvl w:val="4"/>
        <w:rPr>
          <w:rFonts w:ascii="Arial" w:hAnsi="Arial" w:cs="Arial"/>
          <w:b/>
          <w:bCs/>
          <w:color w:val="000000"/>
          <w:shd w:val="clear" w:color="auto" w:fill="FFFFFF"/>
        </w:rPr>
      </w:pPr>
      <w:r w:rsidRPr="00E4661B">
        <w:rPr>
          <w:rFonts w:ascii="Arial" w:hAnsi="Arial" w:cs="Arial"/>
          <w:b/>
          <w:bCs/>
          <w:color w:val="000000"/>
          <w:shd w:val="clear" w:color="auto" w:fill="FFFFFF"/>
        </w:rPr>
        <w:t>What Happens Internally When We Declare a Variable in a .NET Application?</w:t>
      </w:r>
    </w:p>
    <w:p w14:paraId="294BE290" w14:textId="77777777" w:rsidR="00E4661B" w:rsidRPr="00E4661B" w:rsidRDefault="00E4661B" w:rsidP="00E4661B">
      <w:pPr>
        <w:shd w:val="clear" w:color="auto" w:fill="FFFFFF"/>
        <w:spacing w:after="0" w:line="240" w:lineRule="auto"/>
        <w:jc w:val="both"/>
        <w:textAlignment w:val="baseline"/>
        <w:outlineLvl w:val="4"/>
        <w:rPr>
          <w:rFonts w:ascii="Arial" w:hAnsi="Arial" w:cs="Arial"/>
          <w:b/>
          <w:bCs/>
          <w:color w:val="000000"/>
          <w:shd w:val="clear" w:color="auto" w:fill="FFFFFF"/>
        </w:rPr>
      </w:pPr>
    </w:p>
    <w:p w14:paraId="2FFD78B1" w14:textId="77777777" w:rsidR="00C716C8" w:rsidRPr="00C716C8" w:rsidRDefault="00E4661B" w:rsidP="00C716C8">
      <w:pPr>
        <w:outlineLvl w:val="4"/>
      </w:pPr>
      <w:r w:rsidRPr="00E4661B">
        <w:rPr>
          <w:rFonts w:ascii="Arial" w:hAnsi="Arial" w:cs="Arial"/>
          <w:color w:val="000000"/>
          <w:shd w:val="clear" w:color="auto" w:fill="FFFFFF"/>
        </w:rPr>
        <w:t>When we declare a variable in a .NET application, it allocates some memory in the RAM. The memory that it allocates in RAM</w:t>
      </w:r>
      <w:r w:rsidR="00C716C8">
        <w:t xml:space="preserve"> </w:t>
      </w:r>
      <w:r w:rsidR="00C716C8" w:rsidRPr="00C716C8">
        <w:t>has three things are as follows:</w:t>
      </w:r>
    </w:p>
    <w:p w14:paraId="2A0BE483" w14:textId="77777777" w:rsidR="00C716C8" w:rsidRPr="00C716C8" w:rsidRDefault="00C716C8" w:rsidP="00C716C8">
      <w:pPr>
        <w:numPr>
          <w:ilvl w:val="0"/>
          <w:numId w:val="25"/>
        </w:numPr>
        <w:shd w:val="clear" w:color="auto" w:fill="FFFFFF"/>
        <w:spacing w:after="0" w:line="240" w:lineRule="auto"/>
        <w:jc w:val="both"/>
        <w:textAlignment w:val="baseline"/>
        <w:outlineLvl w:val="4"/>
      </w:pPr>
      <w:r w:rsidRPr="00C716C8">
        <w:rPr>
          <w:b/>
          <w:bCs/>
        </w:rPr>
        <w:t>Name of the Variable,</w:t>
      </w:r>
    </w:p>
    <w:p w14:paraId="254A30A3" w14:textId="77777777" w:rsidR="00C716C8" w:rsidRPr="00C716C8" w:rsidRDefault="00C716C8" w:rsidP="00C716C8">
      <w:pPr>
        <w:numPr>
          <w:ilvl w:val="0"/>
          <w:numId w:val="25"/>
        </w:numPr>
        <w:shd w:val="clear" w:color="auto" w:fill="FFFFFF"/>
        <w:spacing w:after="0" w:line="240" w:lineRule="auto"/>
        <w:jc w:val="both"/>
        <w:textAlignment w:val="baseline"/>
        <w:outlineLvl w:val="4"/>
      </w:pPr>
      <w:r w:rsidRPr="00C716C8">
        <w:rPr>
          <w:b/>
          <w:bCs/>
        </w:rPr>
        <w:t>The Data Type of the Variable, and</w:t>
      </w:r>
    </w:p>
    <w:p w14:paraId="2A3895CA" w14:textId="77777777" w:rsidR="00C716C8" w:rsidRPr="00C716C8" w:rsidRDefault="00C716C8" w:rsidP="00C716C8">
      <w:pPr>
        <w:numPr>
          <w:ilvl w:val="0"/>
          <w:numId w:val="25"/>
        </w:numPr>
        <w:shd w:val="clear" w:color="auto" w:fill="FFFFFF"/>
        <w:spacing w:after="0" w:line="240" w:lineRule="auto"/>
        <w:jc w:val="both"/>
        <w:textAlignment w:val="baseline"/>
        <w:outlineLvl w:val="4"/>
      </w:pPr>
      <w:r w:rsidRPr="00C716C8">
        <w:rPr>
          <w:b/>
          <w:bCs/>
        </w:rPr>
        <w:t>Value of the Variable.</w:t>
      </w:r>
    </w:p>
    <w:p w14:paraId="1497C5ED" w14:textId="57D71F2D" w:rsidR="00E4661B" w:rsidRPr="00E4661B" w:rsidRDefault="00E4661B" w:rsidP="00E4661B">
      <w:pPr>
        <w:shd w:val="clear" w:color="auto" w:fill="FFFFFF"/>
        <w:spacing w:after="0" w:line="240" w:lineRule="auto"/>
        <w:jc w:val="both"/>
        <w:textAlignment w:val="baseline"/>
        <w:outlineLvl w:val="4"/>
      </w:pPr>
    </w:p>
    <w:p w14:paraId="5A352804" w14:textId="5142F909" w:rsidR="00A4208B" w:rsidRDefault="00134FA9" w:rsidP="001C492E">
      <w:pPr>
        <w:shd w:val="clear" w:color="auto" w:fill="FFFFFF"/>
        <w:spacing w:after="0" w:line="240" w:lineRule="auto"/>
        <w:jc w:val="both"/>
        <w:textAlignment w:val="baseline"/>
        <w:outlineLvl w:val="4"/>
        <w:rPr>
          <w:rFonts w:ascii="Arial" w:hAnsi="Arial" w:cs="Arial"/>
          <w:color w:val="000000"/>
          <w:shd w:val="clear" w:color="auto" w:fill="FFFFFF"/>
        </w:rPr>
      </w:pPr>
      <w:r>
        <w:rPr>
          <w:noProof/>
        </w:rPr>
        <w:drawing>
          <wp:inline distT="0" distB="0" distL="0" distR="0" wp14:anchorId="695B7A9A" wp14:editId="36A6062C">
            <wp:extent cx="1530350" cy="714724"/>
            <wp:effectExtent l="0" t="0" r="0" b="9525"/>
            <wp:docPr id="56939311" name="Picture 1" descr="What happens internally when we declare a variable in .NE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happens internally when we declare a variable in .NET Applic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46708" cy="722364"/>
                    </a:xfrm>
                    <a:prstGeom prst="rect">
                      <a:avLst/>
                    </a:prstGeom>
                    <a:noFill/>
                    <a:ln>
                      <a:noFill/>
                    </a:ln>
                  </pic:spPr>
                </pic:pic>
              </a:graphicData>
            </a:graphic>
          </wp:inline>
        </w:drawing>
      </w:r>
    </w:p>
    <w:p w14:paraId="17159302" w14:textId="77777777" w:rsidR="00134FA9" w:rsidRDefault="00134FA9"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3BF32EA2" w14:textId="77777777" w:rsidR="00CC486B" w:rsidRDefault="00983DFE" w:rsidP="00983DFE">
      <w:pPr>
        <w:shd w:val="clear" w:color="auto" w:fill="FFFFFF"/>
        <w:spacing w:after="0" w:line="240" w:lineRule="auto"/>
        <w:jc w:val="both"/>
        <w:textAlignment w:val="baseline"/>
        <w:outlineLvl w:val="4"/>
        <w:rPr>
          <w:rFonts w:ascii="Arial" w:hAnsi="Arial" w:cs="Arial"/>
          <w:color w:val="000000"/>
          <w:shd w:val="clear" w:color="auto" w:fill="FFFFFF"/>
        </w:rPr>
      </w:pPr>
      <w:r w:rsidRPr="00983DFE">
        <w:rPr>
          <w:rFonts w:ascii="Arial" w:hAnsi="Arial" w:cs="Arial"/>
          <w:color w:val="000000"/>
          <w:shd w:val="clear" w:color="auto" w:fill="FFFFFF"/>
        </w:rPr>
        <w:t xml:space="preserve">There are two types of memory allocation for the variables we created in the .NET Application, i.e., Stack Memory and Heap Memory. Let us understand the Stack and Heap Memory with an Example. </w:t>
      </w:r>
    </w:p>
    <w:p w14:paraId="6900E22F" w14:textId="77777777" w:rsidR="00CC486B" w:rsidRDefault="00CC486B" w:rsidP="00983DFE">
      <w:pPr>
        <w:shd w:val="clear" w:color="auto" w:fill="FFFFFF"/>
        <w:spacing w:after="0" w:line="240" w:lineRule="auto"/>
        <w:jc w:val="both"/>
        <w:textAlignment w:val="baseline"/>
        <w:outlineLvl w:val="4"/>
        <w:rPr>
          <w:rFonts w:ascii="Arial" w:hAnsi="Arial" w:cs="Arial"/>
          <w:color w:val="000000"/>
          <w:shd w:val="clear" w:color="auto" w:fill="FFFFFF"/>
        </w:rPr>
      </w:pPr>
    </w:p>
    <w:p w14:paraId="5BCD5A0B" w14:textId="27F9F9DC" w:rsidR="00983DFE" w:rsidRDefault="00983DFE" w:rsidP="00983DFE">
      <w:pPr>
        <w:shd w:val="clear" w:color="auto" w:fill="FFFFFF"/>
        <w:spacing w:after="0" w:line="240" w:lineRule="auto"/>
        <w:jc w:val="both"/>
        <w:textAlignment w:val="baseline"/>
        <w:outlineLvl w:val="4"/>
        <w:rPr>
          <w:rFonts w:ascii="Arial" w:hAnsi="Arial" w:cs="Arial"/>
          <w:color w:val="000000"/>
          <w:shd w:val="clear" w:color="auto" w:fill="FFFFFF"/>
        </w:rPr>
      </w:pPr>
      <w:r w:rsidRPr="00983DFE">
        <w:rPr>
          <w:rFonts w:ascii="Arial" w:hAnsi="Arial" w:cs="Arial"/>
          <w:noProof/>
          <w:color w:val="000000"/>
          <w:shd w:val="clear" w:color="auto" w:fill="FFFFFF"/>
        </w:rPr>
        <w:drawing>
          <wp:inline distT="0" distB="0" distL="0" distR="0" wp14:anchorId="4527C849" wp14:editId="269AD7F3">
            <wp:extent cx="1491092" cy="996950"/>
            <wp:effectExtent l="0" t="0" r="0" b="0"/>
            <wp:docPr id="1568522878" name="Picture 3" descr="Understanding Stack and Heap Memory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rstanding Stack and Heap Memory in .NE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1608" cy="1017353"/>
                    </a:xfrm>
                    <a:prstGeom prst="rect">
                      <a:avLst/>
                    </a:prstGeom>
                    <a:noFill/>
                    <a:ln>
                      <a:noFill/>
                    </a:ln>
                  </pic:spPr>
                </pic:pic>
              </a:graphicData>
            </a:graphic>
          </wp:inline>
        </w:drawing>
      </w:r>
    </w:p>
    <w:p w14:paraId="2652FECE" w14:textId="77777777" w:rsidR="00E13B14" w:rsidRPr="00983DFE" w:rsidRDefault="00E13B14" w:rsidP="00983DFE">
      <w:pPr>
        <w:shd w:val="clear" w:color="auto" w:fill="FFFFFF"/>
        <w:spacing w:after="0" w:line="240" w:lineRule="auto"/>
        <w:jc w:val="both"/>
        <w:textAlignment w:val="baseline"/>
        <w:outlineLvl w:val="4"/>
        <w:rPr>
          <w:rFonts w:ascii="Arial" w:hAnsi="Arial" w:cs="Arial"/>
          <w:color w:val="000000"/>
          <w:shd w:val="clear" w:color="auto" w:fill="FFFFFF"/>
        </w:rPr>
      </w:pPr>
    </w:p>
    <w:p w14:paraId="700440D1" w14:textId="77777777" w:rsidR="00983DFE" w:rsidRDefault="00983DFE" w:rsidP="00983DFE">
      <w:pPr>
        <w:shd w:val="clear" w:color="auto" w:fill="FFFFFF"/>
        <w:spacing w:after="0" w:line="240" w:lineRule="auto"/>
        <w:jc w:val="both"/>
        <w:textAlignment w:val="baseline"/>
        <w:outlineLvl w:val="4"/>
        <w:rPr>
          <w:rFonts w:ascii="Arial" w:hAnsi="Arial" w:cs="Arial"/>
          <w:color w:val="000000"/>
          <w:shd w:val="clear" w:color="auto" w:fill="FFFFFF"/>
        </w:rPr>
      </w:pPr>
      <w:r w:rsidRPr="00983DFE">
        <w:rPr>
          <w:rFonts w:ascii="Arial" w:hAnsi="Arial" w:cs="Arial"/>
          <w:color w:val="000000"/>
          <w:shd w:val="clear" w:color="auto" w:fill="FFFFFF"/>
        </w:rPr>
        <w:t xml:space="preserve">As you can see in the above image, the </w:t>
      </w:r>
      <w:proofErr w:type="spellStart"/>
      <w:r w:rsidRPr="00983DFE">
        <w:rPr>
          <w:rFonts w:ascii="Arial" w:hAnsi="Arial" w:cs="Arial"/>
          <w:color w:val="000000"/>
          <w:shd w:val="clear" w:color="auto" w:fill="FFFFFF"/>
        </w:rPr>
        <w:t>SomeMethod</w:t>
      </w:r>
      <w:proofErr w:type="spellEnd"/>
      <w:r w:rsidRPr="00983DFE">
        <w:rPr>
          <w:rFonts w:ascii="Arial" w:hAnsi="Arial" w:cs="Arial"/>
          <w:color w:val="000000"/>
          <w:shd w:val="clear" w:color="auto" w:fill="FFFFFF"/>
        </w:rPr>
        <w:t xml:space="preserve"> has three statements. Let’s understand statement by statement how things are executed internally.</w:t>
      </w:r>
    </w:p>
    <w:p w14:paraId="089FD577" w14:textId="77777777" w:rsidR="00306290" w:rsidRDefault="00306290" w:rsidP="00983DFE">
      <w:pPr>
        <w:shd w:val="clear" w:color="auto" w:fill="FFFFFF"/>
        <w:spacing w:after="0" w:line="240" w:lineRule="auto"/>
        <w:jc w:val="both"/>
        <w:textAlignment w:val="baseline"/>
        <w:outlineLvl w:val="4"/>
        <w:rPr>
          <w:rFonts w:ascii="Arial" w:hAnsi="Arial" w:cs="Arial"/>
          <w:color w:val="000000"/>
          <w:shd w:val="clear" w:color="auto" w:fill="FFFFFF"/>
        </w:rPr>
      </w:pPr>
    </w:p>
    <w:p w14:paraId="2CE9C50B" w14:textId="7BA5BFF0" w:rsidR="00306290" w:rsidRPr="00983DFE" w:rsidRDefault="00306290" w:rsidP="00983DFE">
      <w:pPr>
        <w:shd w:val="clear" w:color="auto" w:fill="FFFFFF"/>
        <w:spacing w:after="0" w:line="240" w:lineRule="auto"/>
        <w:jc w:val="both"/>
        <w:textAlignment w:val="baseline"/>
        <w:outlineLvl w:val="4"/>
        <w:rPr>
          <w:rFonts w:ascii="Arial" w:hAnsi="Arial" w:cs="Arial"/>
          <w:color w:val="000000"/>
          <w:shd w:val="clear" w:color="auto" w:fill="FFFFFF"/>
        </w:rPr>
      </w:pPr>
      <w:r w:rsidRPr="00306290">
        <w:rPr>
          <w:rFonts w:ascii="Arial" w:hAnsi="Arial" w:cs="Arial"/>
          <w:color w:val="000000"/>
          <w:shd w:val="clear" w:color="auto" w:fill="FFFFFF"/>
        </w:rPr>
        <w:t>When the second statement is executed, it stacks this memory allocation (memory allocation for variable y) on top of the first memory allocation (memory allocation for variable x). You can think about the stack as a series of plates or dishes put on top of each other.</w:t>
      </w:r>
    </w:p>
    <w:p w14:paraId="1910F2DF" w14:textId="77777777" w:rsidR="00134FA9" w:rsidRDefault="00134FA9"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65CF4C6A" w14:textId="6641A303" w:rsidR="00AD4EC4" w:rsidRDefault="00AD4EC4" w:rsidP="001C492E">
      <w:pPr>
        <w:shd w:val="clear" w:color="auto" w:fill="FFFFFF"/>
        <w:spacing w:after="0" w:line="240" w:lineRule="auto"/>
        <w:jc w:val="both"/>
        <w:textAlignment w:val="baseline"/>
        <w:outlineLvl w:val="4"/>
        <w:rPr>
          <w:rFonts w:ascii="Arial" w:hAnsi="Arial" w:cs="Arial"/>
          <w:color w:val="000000"/>
          <w:shd w:val="clear" w:color="auto" w:fill="FFFFFF"/>
        </w:rPr>
      </w:pPr>
      <w:r>
        <w:rPr>
          <w:noProof/>
        </w:rPr>
        <w:drawing>
          <wp:inline distT="0" distB="0" distL="0" distR="0" wp14:anchorId="61F2A02B" wp14:editId="1119C119">
            <wp:extent cx="2282554" cy="1117600"/>
            <wp:effectExtent l="0" t="0" r="3810" b="6350"/>
            <wp:docPr id="1483707712" name="Picture 4" descr="Stack memory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ck memory in 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17886" cy="1134899"/>
                    </a:xfrm>
                    <a:prstGeom prst="rect">
                      <a:avLst/>
                    </a:prstGeom>
                    <a:noFill/>
                    <a:ln>
                      <a:noFill/>
                    </a:ln>
                  </pic:spPr>
                </pic:pic>
              </a:graphicData>
            </a:graphic>
          </wp:inline>
        </w:drawing>
      </w:r>
    </w:p>
    <w:p w14:paraId="51C2C6DA" w14:textId="77777777" w:rsidR="00F919AA" w:rsidRDefault="00F919AA"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53012EBA" w14:textId="7F7C2466" w:rsidR="00AD4EC4" w:rsidRDefault="00E26856"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E26856">
        <w:rPr>
          <w:rFonts w:ascii="Arial" w:hAnsi="Arial" w:cs="Arial"/>
          <w:color w:val="000000"/>
          <w:shd w:val="clear" w:color="auto" w:fill="FFFFFF"/>
        </w:rPr>
        <w:t>In the 3</w:t>
      </w:r>
      <w:r w:rsidRPr="00E26856">
        <w:rPr>
          <w:rFonts w:ascii="Arial" w:hAnsi="Arial" w:cs="Arial"/>
          <w:color w:val="000000"/>
          <w:shd w:val="clear" w:color="auto" w:fill="FFFFFF"/>
          <w:vertAlign w:val="superscript"/>
        </w:rPr>
        <w:t>rd</w:t>
      </w:r>
      <w:r w:rsidRPr="00E26856">
        <w:rPr>
          <w:rFonts w:ascii="Arial" w:hAnsi="Arial" w:cs="Arial"/>
          <w:color w:val="000000"/>
          <w:shd w:val="clear" w:color="auto" w:fill="FFFFFF"/>
        </w:rPr>
        <w:t xml:space="preserve"> statement, we have created an object of </w:t>
      </w:r>
      <w:proofErr w:type="spellStart"/>
      <w:r w:rsidRPr="00E26856">
        <w:rPr>
          <w:rFonts w:ascii="Arial" w:hAnsi="Arial" w:cs="Arial"/>
          <w:color w:val="000000"/>
          <w:shd w:val="clear" w:color="auto" w:fill="FFFFFF"/>
        </w:rPr>
        <w:t>SomeClass</w:t>
      </w:r>
      <w:proofErr w:type="spellEnd"/>
      <w:r w:rsidRPr="00E26856">
        <w:rPr>
          <w:rFonts w:ascii="Arial" w:hAnsi="Arial" w:cs="Arial"/>
          <w:color w:val="000000"/>
          <w:shd w:val="clear" w:color="auto" w:fill="FFFFFF"/>
        </w:rPr>
        <w:t>. When the 3</w:t>
      </w:r>
      <w:r w:rsidRPr="00E26856">
        <w:rPr>
          <w:rFonts w:ascii="Arial" w:hAnsi="Arial" w:cs="Arial"/>
          <w:color w:val="000000"/>
          <w:shd w:val="clear" w:color="auto" w:fill="FFFFFF"/>
          <w:vertAlign w:val="superscript"/>
        </w:rPr>
        <w:t>rd</w:t>
      </w:r>
      <w:r w:rsidRPr="00E26856">
        <w:rPr>
          <w:rFonts w:ascii="Arial" w:hAnsi="Arial" w:cs="Arial"/>
          <w:color w:val="000000"/>
          <w:shd w:val="clear" w:color="auto" w:fill="FFFFFF"/>
        </w:rPr>
        <w:t> statement is executed, it internally creates a pointer on the stack memory, and the actual object is stored in a different memory location called Heap memory. The Heap Memory location does not track running memory. Heap is used for dynamic memory allocation.</w:t>
      </w:r>
    </w:p>
    <w:p w14:paraId="65577783" w14:textId="77777777" w:rsidR="00E26856" w:rsidRDefault="00E26856"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374B9945" w14:textId="31BCAFBB" w:rsidR="00E26856" w:rsidRDefault="003833A4" w:rsidP="001C492E">
      <w:pPr>
        <w:shd w:val="clear" w:color="auto" w:fill="FFFFFF"/>
        <w:spacing w:after="0" w:line="240" w:lineRule="auto"/>
        <w:jc w:val="both"/>
        <w:textAlignment w:val="baseline"/>
        <w:outlineLvl w:val="4"/>
        <w:rPr>
          <w:rFonts w:ascii="Arial" w:hAnsi="Arial" w:cs="Arial"/>
          <w:color w:val="000000"/>
          <w:shd w:val="clear" w:color="auto" w:fill="FFFFFF"/>
        </w:rPr>
      </w:pPr>
      <w:r>
        <w:rPr>
          <w:noProof/>
        </w:rPr>
        <w:drawing>
          <wp:inline distT="0" distB="0" distL="0" distR="0" wp14:anchorId="5F2620A4" wp14:editId="0E394D50">
            <wp:extent cx="2980726" cy="1111250"/>
            <wp:effectExtent l="0" t="0" r="0" b="0"/>
            <wp:docPr id="697038663" name="Picture 5" descr="Heap Memory in .NE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p Memory in .NET Applica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2609" cy="1119408"/>
                    </a:xfrm>
                    <a:prstGeom prst="rect">
                      <a:avLst/>
                    </a:prstGeom>
                    <a:noFill/>
                    <a:ln>
                      <a:noFill/>
                    </a:ln>
                  </pic:spPr>
                </pic:pic>
              </a:graphicData>
            </a:graphic>
          </wp:inline>
        </w:drawing>
      </w:r>
    </w:p>
    <w:p w14:paraId="3B83C07D" w14:textId="77777777" w:rsidR="00802E0D" w:rsidRDefault="00802E0D"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66AB353A" w14:textId="635A98A9" w:rsidR="00802E0D" w:rsidRDefault="00802E0D"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802E0D">
        <w:rPr>
          <w:rFonts w:ascii="Arial" w:hAnsi="Arial" w:cs="Arial"/>
          <w:b/>
          <w:bCs/>
          <w:color w:val="000000"/>
          <w:shd w:val="clear" w:color="auto" w:fill="FFFFFF"/>
        </w:rPr>
        <w:t>Note:</w:t>
      </w:r>
      <w:r w:rsidRPr="00802E0D">
        <w:rPr>
          <w:rFonts w:ascii="Arial" w:hAnsi="Arial" w:cs="Arial"/>
          <w:color w:val="000000"/>
          <w:shd w:val="clear" w:color="auto" w:fill="FFFFFF"/>
        </w:rPr>
        <w:t> The reference pointers are allocated on the stack. The statement, </w:t>
      </w:r>
      <w:proofErr w:type="spellStart"/>
      <w:r w:rsidRPr="00802E0D">
        <w:rPr>
          <w:rFonts w:ascii="Arial" w:hAnsi="Arial" w:cs="Arial"/>
          <w:b/>
          <w:bCs/>
          <w:color w:val="000000"/>
          <w:shd w:val="clear" w:color="auto" w:fill="FFFFFF"/>
        </w:rPr>
        <w:t>SomeClass</w:t>
      </w:r>
      <w:proofErr w:type="spellEnd"/>
      <w:r w:rsidRPr="00802E0D">
        <w:rPr>
          <w:rFonts w:ascii="Arial" w:hAnsi="Arial" w:cs="Arial"/>
          <w:b/>
          <w:bCs/>
          <w:color w:val="000000"/>
          <w:shd w:val="clear" w:color="auto" w:fill="FFFFFF"/>
        </w:rPr>
        <w:t xml:space="preserve"> cls1,</w:t>
      </w:r>
      <w:r w:rsidRPr="00802E0D">
        <w:rPr>
          <w:rFonts w:ascii="Arial" w:hAnsi="Arial" w:cs="Arial"/>
          <w:color w:val="000000"/>
          <w:shd w:val="clear" w:color="auto" w:fill="FFFFFF"/>
        </w:rPr>
        <w:t> does not allocate any memory for an instance of </w:t>
      </w:r>
      <w:proofErr w:type="spellStart"/>
      <w:r w:rsidRPr="00802E0D">
        <w:rPr>
          <w:rFonts w:ascii="Arial" w:hAnsi="Arial" w:cs="Arial"/>
          <w:b/>
          <w:bCs/>
          <w:color w:val="000000"/>
          <w:shd w:val="clear" w:color="auto" w:fill="FFFFFF"/>
        </w:rPr>
        <w:t>SomeClass</w:t>
      </w:r>
      <w:proofErr w:type="spellEnd"/>
      <w:r w:rsidRPr="00802E0D">
        <w:rPr>
          <w:rFonts w:ascii="Arial" w:hAnsi="Arial" w:cs="Arial"/>
          <w:b/>
          <w:bCs/>
          <w:color w:val="000000"/>
          <w:shd w:val="clear" w:color="auto" w:fill="FFFFFF"/>
        </w:rPr>
        <w:t>. </w:t>
      </w:r>
      <w:r w:rsidRPr="00802E0D">
        <w:rPr>
          <w:rFonts w:ascii="Arial" w:hAnsi="Arial" w:cs="Arial"/>
          <w:color w:val="000000"/>
          <w:shd w:val="clear" w:color="auto" w:fill="FFFFFF"/>
        </w:rPr>
        <w:t>It only allocates a variable with the name cls1 in the stack and sets its value to null. When it hits the new keyword, it allocates memory in the heap.</w:t>
      </w:r>
    </w:p>
    <w:p w14:paraId="02A7A594" w14:textId="77777777" w:rsidR="00695646" w:rsidRDefault="00695646"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5C0B9472" w14:textId="77777777" w:rsidR="00DE4792" w:rsidRPr="00DE4792" w:rsidRDefault="00DE4792" w:rsidP="00DE4792">
      <w:pPr>
        <w:shd w:val="clear" w:color="auto" w:fill="FFFFFF"/>
        <w:spacing w:after="0" w:line="240" w:lineRule="auto"/>
        <w:jc w:val="both"/>
        <w:textAlignment w:val="baseline"/>
        <w:outlineLvl w:val="4"/>
        <w:rPr>
          <w:rFonts w:ascii="Arial" w:hAnsi="Arial" w:cs="Arial"/>
          <w:b/>
          <w:bCs/>
          <w:color w:val="000000"/>
          <w:shd w:val="clear" w:color="auto" w:fill="FFFFFF"/>
        </w:rPr>
      </w:pPr>
      <w:r w:rsidRPr="00DE4792">
        <w:rPr>
          <w:rFonts w:ascii="Arial" w:hAnsi="Arial" w:cs="Arial"/>
          <w:b/>
          <w:bCs/>
          <w:color w:val="000000"/>
          <w:shd w:val="clear" w:color="auto" w:fill="FFFFFF"/>
        </w:rPr>
        <w:t>What Happens When the Method Completes Its Execution?</w:t>
      </w:r>
    </w:p>
    <w:p w14:paraId="434ABC3F" w14:textId="77777777" w:rsidR="00DE4792" w:rsidRDefault="00DE4792" w:rsidP="00DE4792">
      <w:pPr>
        <w:shd w:val="clear" w:color="auto" w:fill="FFFFFF"/>
        <w:spacing w:after="0" w:line="240" w:lineRule="auto"/>
        <w:jc w:val="both"/>
        <w:textAlignment w:val="baseline"/>
        <w:outlineLvl w:val="4"/>
        <w:rPr>
          <w:rFonts w:ascii="Arial" w:hAnsi="Arial" w:cs="Arial"/>
          <w:color w:val="000000"/>
          <w:shd w:val="clear" w:color="auto" w:fill="FFFFFF"/>
        </w:rPr>
      </w:pPr>
      <w:r w:rsidRPr="00DE4792">
        <w:rPr>
          <w:rFonts w:ascii="Arial" w:hAnsi="Arial" w:cs="Arial"/>
          <w:color w:val="000000"/>
          <w:shd w:val="clear" w:color="auto" w:fill="FFFFFF"/>
        </w:rPr>
        <w:t>When the three statements are executed, the control will exit from the method. When it passes the end control, i.e., the end curly brace “},” it will clear all the memory variables created on the stack. It will de-allocate the memory from the stack in a ‘LIFO’ fashion. For a better understanding, please have a look at the below image.</w:t>
      </w:r>
    </w:p>
    <w:p w14:paraId="60788424" w14:textId="77777777" w:rsidR="002204DA" w:rsidRPr="00DE4792" w:rsidRDefault="002204DA" w:rsidP="00DE4792">
      <w:pPr>
        <w:shd w:val="clear" w:color="auto" w:fill="FFFFFF"/>
        <w:spacing w:after="0" w:line="240" w:lineRule="auto"/>
        <w:jc w:val="both"/>
        <w:textAlignment w:val="baseline"/>
        <w:outlineLvl w:val="4"/>
        <w:rPr>
          <w:rFonts w:ascii="Arial" w:hAnsi="Arial" w:cs="Arial"/>
          <w:color w:val="000000"/>
          <w:shd w:val="clear" w:color="auto" w:fill="FFFFFF"/>
        </w:rPr>
      </w:pPr>
    </w:p>
    <w:p w14:paraId="252486C5" w14:textId="12211340" w:rsidR="00DE4792" w:rsidRDefault="00DE4792" w:rsidP="00DE4792">
      <w:pPr>
        <w:shd w:val="clear" w:color="auto" w:fill="FFFFFF"/>
        <w:spacing w:after="0" w:line="240" w:lineRule="auto"/>
        <w:jc w:val="both"/>
        <w:textAlignment w:val="baseline"/>
        <w:outlineLvl w:val="4"/>
        <w:rPr>
          <w:rFonts w:ascii="Arial" w:hAnsi="Arial" w:cs="Arial"/>
          <w:color w:val="000000"/>
          <w:shd w:val="clear" w:color="auto" w:fill="FFFFFF"/>
        </w:rPr>
      </w:pPr>
      <w:r w:rsidRPr="00DE4792">
        <w:rPr>
          <w:rFonts w:ascii="Arial" w:hAnsi="Arial" w:cs="Arial"/>
          <w:noProof/>
          <w:color w:val="000000"/>
          <w:shd w:val="clear" w:color="auto" w:fill="FFFFFF"/>
        </w:rPr>
        <w:drawing>
          <wp:inline distT="0" distB="0" distL="0" distR="0" wp14:anchorId="529FEB1D" wp14:editId="4BF08541">
            <wp:extent cx="3327400" cy="1320490"/>
            <wp:effectExtent l="0" t="0" r="6350" b="0"/>
            <wp:docPr id="476040377" name="Picture 7" descr="What happens to stack and Heap memory when the method complete its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happens to stack and Heap memory when the method complete its execu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50891" cy="1329812"/>
                    </a:xfrm>
                    <a:prstGeom prst="rect">
                      <a:avLst/>
                    </a:prstGeom>
                    <a:noFill/>
                    <a:ln>
                      <a:noFill/>
                    </a:ln>
                  </pic:spPr>
                </pic:pic>
              </a:graphicData>
            </a:graphic>
          </wp:inline>
        </w:drawing>
      </w:r>
    </w:p>
    <w:p w14:paraId="3C27E065" w14:textId="77777777" w:rsidR="002204DA" w:rsidRPr="00DE4792" w:rsidRDefault="002204DA" w:rsidP="00DE4792">
      <w:pPr>
        <w:shd w:val="clear" w:color="auto" w:fill="FFFFFF"/>
        <w:spacing w:after="0" w:line="240" w:lineRule="auto"/>
        <w:jc w:val="both"/>
        <w:textAlignment w:val="baseline"/>
        <w:outlineLvl w:val="4"/>
        <w:rPr>
          <w:rFonts w:ascii="Arial" w:hAnsi="Arial" w:cs="Arial"/>
          <w:color w:val="000000"/>
          <w:shd w:val="clear" w:color="auto" w:fill="FFFFFF"/>
        </w:rPr>
      </w:pPr>
    </w:p>
    <w:p w14:paraId="0552EACB" w14:textId="77777777" w:rsidR="00DE4792" w:rsidRPr="00DE4792" w:rsidRDefault="00DE4792" w:rsidP="00DE4792">
      <w:pPr>
        <w:shd w:val="clear" w:color="auto" w:fill="FFFFFF"/>
        <w:spacing w:after="0" w:line="240" w:lineRule="auto"/>
        <w:jc w:val="both"/>
        <w:textAlignment w:val="baseline"/>
        <w:outlineLvl w:val="4"/>
        <w:rPr>
          <w:rFonts w:ascii="Arial" w:hAnsi="Arial" w:cs="Arial"/>
          <w:color w:val="000000"/>
          <w:shd w:val="clear" w:color="auto" w:fill="FFFFFF"/>
        </w:rPr>
      </w:pPr>
      <w:r w:rsidRPr="00DE4792">
        <w:rPr>
          <w:rFonts w:ascii="Arial" w:hAnsi="Arial" w:cs="Arial"/>
          <w:color w:val="000000"/>
          <w:shd w:val="clear" w:color="auto" w:fill="FFFFFF"/>
        </w:rPr>
        <w:t>It will not de-allocate the Heap memory. Later, the heap memory will be de-allocated by the garbage collector. Now, you may have one question in your mind: why two types of memory? Can’t we allocate everything to just one memory type?</w:t>
      </w:r>
    </w:p>
    <w:p w14:paraId="1C28C8B7" w14:textId="77777777" w:rsidR="00695646" w:rsidRDefault="00695646"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441576D4" w14:textId="77777777" w:rsid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r w:rsidRPr="005057EA">
        <w:rPr>
          <w:rFonts w:ascii="Arial" w:hAnsi="Arial" w:cs="Arial"/>
          <w:b/>
          <w:bCs/>
          <w:color w:val="000000"/>
          <w:shd w:val="clear" w:color="auto" w:fill="FFFFFF"/>
        </w:rPr>
        <w:t>Why do we have two types of memory?</w:t>
      </w:r>
    </w:p>
    <w:p w14:paraId="2D03DAA1" w14:textId="77777777" w:rsidR="005057EA" w:rsidRP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p>
    <w:p w14:paraId="067C71B2"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In C#, primitive data types, such as int, double, bool, etc., hold a single value. On the other hand, the reference data types or object data types are complex, i.e., an object data type or reference data type can have reference to other objects and other primitive data types.</w:t>
      </w:r>
    </w:p>
    <w:p w14:paraId="06E18F6D" w14:textId="77777777" w:rsidR="008E726E" w:rsidRPr="005057EA" w:rsidRDefault="008E726E"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6F22627F" w14:textId="77777777" w:rsidR="005057EA" w:rsidRP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So, the reference data type holds references to other multiple values, and each one of them must be stored in memory. Object types need dynamic memory, while primitive data types need static memory. Please have a look at the following image for a better understanding.</w:t>
      </w:r>
    </w:p>
    <w:p w14:paraId="1529A21E" w14:textId="79BF9293"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noProof/>
          <w:color w:val="000000"/>
          <w:shd w:val="clear" w:color="auto" w:fill="FFFFFF"/>
        </w:rPr>
        <w:drawing>
          <wp:inline distT="0" distB="0" distL="0" distR="0" wp14:anchorId="6150D7EF" wp14:editId="5558655E">
            <wp:extent cx="2356123" cy="1016000"/>
            <wp:effectExtent l="0" t="0" r="6350" b="0"/>
            <wp:docPr id="283586177" name="Picture 13" descr="Why we have two types of memory (Stack and Heap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hy we have two types of memory (Stack and Heap in .NE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69156" cy="1021620"/>
                    </a:xfrm>
                    <a:prstGeom prst="rect">
                      <a:avLst/>
                    </a:prstGeom>
                    <a:noFill/>
                    <a:ln>
                      <a:noFill/>
                    </a:ln>
                  </pic:spPr>
                </pic:pic>
              </a:graphicData>
            </a:graphic>
          </wp:inline>
        </w:drawing>
      </w:r>
    </w:p>
    <w:p w14:paraId="73353D32" w14:textId="77777777" w:rsidR="008E48A8" w:rsidRPr="005057EA" w:rsidRDefault="008E48A8"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793D15AA" w14:textId="77777777" w:rsid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r w:rsidRPr="005057EA">
        <w:rPr>
          <w:rFonts w:ascii="Arial" w:hAnsi="Arial" w:cs="Arial"/>
          <w:b/>
          <w:bCs/>
          <w:color w:val="000000"/>
          <w:shd w:val="clear" w:color="auto" w:fill="FFFFFF"/>
        </w:rPr>
        <w:t>Value Types and Reference Types in C#.NET</w:t>
      </w:r>
    </w:p>
    <w:p w14:paraId="13DC4AB0" w14:textId="77777777" w:rsidR="005C0C70" w:rsidRPr="005057EA" w:rsidRDefault="005C0C70" w:rsidP="005057EA">
      <w:pPr>
        <w:shd w:val="clear" w:color="auto" w:fill="FFFFFF"/>
        <w:spacing w:after="0" w:line="240" w:lineRule="auto"/>
        <w:jc w:val="both"/>
        <w:textAlignment w:val="baseline"/>
        <w:outlineLvl w:val="4"/>
        <w:rPr>
          <w:rFonts w:ascii="Arial" w:hAnsi="Arial" w:cs="Arial"/>
          <w:b/>
          <w:bCs/>
          <w:color w:val="000000"/>
          <w:shd w:val="clear" w:color="auto" w:fill="FFFFFF"/>
        </w:rPr>
      </w:pPr>
    </w:p>
    <w:p w14:paraId="37750083"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As we understood the concept of Stack and Heap, Now, let us move forward and understand the concept value types and reference types in C#. The Value types are the types that hold both data and memory in the same location. On the other hand, a reference type is a type that has a pointer that points to the actual memory location.</w:t>
      </w:r>
    </w:p>
    <w:p w14:paraId="3434A6A4" w14:textId="77777777" w:rsidR="005C0C70" w:rsidRPr="005057EA" w:rsidRDefault="005C0C70"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1EA16ED8" w14:textId="77777777" w:rsid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r w:rsidRPr="005057EA">
        <w:rPr>
          <w:rFonts w:ascii="Arial" w:hAnsi="Arial" w:cs="Arial"/>
          <w:b/>
          <w:bCs/>
          <w:color w:val="000000"/>
          <w:shd w:val="clear" w:color="auto" w:fill="FFFFFF"/>
        </w:rPr>
        <w:t>Understanding Value Type in C#:</w:t>
      </w:r>
    </w:p>
    <w:p w14:paraId="38D98B4C" w14:textId="77777777" w:rsidR="005C0C70" w:rsidRPr="005057EA" w:rsidRDefault="005C0C70" w:rsidP="005057EA">
      <w:pPr>
        <w:shd w:val="clear" w:color="auto" w:fill="FFFFFF"/>
        <w:spacing w:after="0" w:line="240" w:lineRule="auto"/>
        <w:jc w:val="both"/>
        <w:textAlignment w:val="baseline"/>
        <w:outlineLvl w:val="4"/>
        <w:rPr>
          <w:rFonts w:ascii="Arial" w:hAnsi="Arial" w:cs="Arial"/>
          <w:b/>
          <w:bCs/>
          <w:color w:val="000000"/>
          <w:shd w:val="clear" w:color="auto" w:fill="FFFFFF"/>
        </w:rPr>
      </w:pPr>
    </w:p>
    <w:p w14:paraId="3226125C"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Let us understand value type with an example. Please have a look at the following image. As you can see in the image, first, we create an integer variable with the name x, and then we assign this x integer value to another integer variable named y. In this case, the memory allocation for these two variables will be done inside the stack memory.</w:t>
      </w:r>
    </w:p>
    <w:p w14:paraId="7F8CB7C4" w14:textId="77777777" w:rsidR="005C0C70" w:rsidRPr="005057EA" w:rsidRDefault="005C0C70"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799B2E9B" w14:textId="4392F562"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noProof/>
          <w:color w:val="000000"/>
          <w:shd w:val="clear" w:color="auto" w:fill="FFFFFF"/>
        </w:rPr>
        <w:drawing>
          <wp:inline distT="0" distB="0" distL="0" distR="0" wp14:anchorId="7578D518" wp14:editId="7A49B0D0">
            <wp:extent cx="2533650" cy="1111492"/>
            <wp:effectExtent l="0" t="0" r="0" b="0"/>
            <wp:docPr id="1019102680" name="Picture 12" descr="Understanding Value Type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derstanding Value Type in .NE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59692" cy="1122916"/>
                    </a:xfrm>
                    <a:prstGeom prst="rect">
                      <a:avLst/>
                    </a:prstGeom>
                    <a:noFill/>
                    <a:ln>
                      <a:noFill/>
                    </a:ln>
                  </pic:spPr>
                </pic:pic>
              </a:graphicData>
            </a:graphic>
          </wp:inline>
        </w:drawing>
      </w:r>
    </w:p>
    <w:p w14:paraId="2BBA6C23" w14:textId="77777777" w:rsidR="006B5845" w:rsidRPr="005057EA" w:rsidRDefault="006B5845"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5157F2AF"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 xml:space="preserve">In .NET, when we assign one integer variable value to another integer variable, it creates a completely different copy in the stack memory. That’s what you can see in the above image. So, if you change one variable value, the other variable will not be affected. In .NET, these data types are called Value types. So, bool, byte, char, decimal, double, </w:t>
      </w:r>
      <w:proofErr w:type="spellStart"/>
      <w:r w:rsidRPr="005057EA">
        <w:rPr>
          <w:rFonts w:ascii="Arial" w:hAnsi="Arial" w:cs="Arial"/>
          <w:color w:val="000000"/>
          <w:shd w:val="clear" w:color="auto" w:fill="FFFFFF"/>
        </w:rPr>
        <w:t>enum</w:t>
      </w:r>
      <w:proofErr w:type="spellEnd"/>
      <w:r w:rsidRPr="005057EA">
        <w:rPr>
          <w:rFonts w:ascii="Arial" w:hAnsi="Arial" w:cs="Arial"/>
          <w:color w:val="000000"/>
          <w:shd w:val="clear" w:color="auto" w:fill="FFFFFF"/>
        </w:rPr>
        <w:t xml:space="preserve">, float, long, </w:t>
      </w:r>
      <w:proofErr w:type="spellStart"/>
      <w:r w:rsidRPr="005057EA">
        <w:rPr>
          <w:rFonts w:ascii="Arial" w:hAnsi="Arial" w:cs="Arial"/>
          <w:color w:val="000000"/>
          <w:shd w:val="clear" w:color="auto" w:fill="FFFFFF"/>
        </w:rPr>
        <w:t>sbyte</w:t>
      </w:r>
      <w:proofErr w:type="spellEnd"/>
      <w:r w:rsidRPr="005057EA">
        <w:rPr>
          <w:rFonts w:ascii="Arial" w:hAnsi="Arial" w:cs="Arial"/>
          <w:color w:val="000000"/>
          <w:shd w:val="clear" w:color="auto" w:fill="FFFFFF"/>
        </w:rPr>
        <w:t xml:space="preserve">, int, short, </w:t>
      </w:r>
      <w:proofErr w:type="spellStart"/>
      <w:r w:rsidRPr="005057EA">
        <w:rPr>
          <w:rFonts w:ascii="Arial" w:hAnsi="Arial" w:cs="Arial"/>
          <w:color w:val="000000"/>
          <w:shd w:val="clear" w:color="auto" w:fill="FFFFFF"/>
        </w:rPr>
        <w:t>ulong</w:t>
      </w:r>
      <w:proofErr w:type="spellEnd"/>
      <w:r w:rsidRPr="005057EA">
        <w:rPr>
          <w:rFonts w:ascii="Arial" w:hAnsi="Arial" w:cs="Arial"/>
          <w:color w:val="000000"/>
          <w:shd w:val="clear" w:color="auto" w:fill="FFFFFF"/>
        </w:rPr>
        <w:t xml:space="preserve">, struct, </w:t>
      </w:r>
      <w:proofErr w:type="spellStart"/>
      <w:r w:rsidRPr="005057EA">
        <w:rPr>
          <w:rFonts w:ascii="Arial" w:hAnsi="Arial" w:cs="Arial"/>
          <w:color w:val="000000"/>
          <w:shd w:val="clear" w:color="auto" w:fill="FFFFFF"/>
        </w:rPr>
        <w:t>uint</w:t>
      </w:r>
      <w:proofErr w:type="spellEnd"/>
      <w:r w:rsidRPr="005057EA">
        <w:rPr>
          <w:rFonts w:ascii="Arial" w:hAnsi="Arial" w:cs="Arial"/>
          <w:color w:val="000000"/>
          <w:shd w:val="clear" w:color="auto" w:fill="FFFFFF"/>
        </w:rPr>
        <w:t xml:space="preserve">, </w:t>
      </w:r>
      <w:proofErr w:type="spellStart"/>
      <w:r w:rsidRPr="005057EA">
        <w:rPr>
          <w:rFonts w:ascii="Arial" w:hAnsi="Arial" w:cs="Arial"/>
          <w:color w:val="000000"/>
          <w:shd w:val="clear" w:color="auto" w:fill="FFFFFF"/>
        </w:rPr>
        <w:t>ushort</w:t>
      </w:r>
      <w:proofErr w:type="spellEnd"/>
      <w:r w:rsidRPr="005057EA">
        <w:rPr>
          <w:rFonts w:ascii="Arial" w:hAnsi="Arial" w:cs="Arial"/>
          <w:color w:val="000000"/>
          <w:shd w:val="clear" w:color="auto" w:fill="FFFFFF"/>
        </w:rPr>
        <w:t xml:space="preserve"> are examples of value types.</w:t>
      </w:r>
    </w:p>
    <w:p w14:paraId="06475EDD" w14:textId="77777777" w:rsidR="00DE409B" w:rsidRPr="005057EA" w:rsidRDefault="00DE409B"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3605FF83" w14:textId="77777777" w:rsid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r w:rsidRPr="005057EA">
        <w:rPr>
          <w:rFonts w:ascii="Arial" w:hAnsi="Arial" w:cs="Arial"/>
          <w:b/>
          <w:bCs/>
          <w:color w:val="000000"/>
          <w:shd w:val="clear" w:color="auto" w:fill="FFFFFF"/>
        </w:rPr>
        <w:t>Understanding Reference Type in C#:</w:t>
      </w:r>
    </w:p>
    <w:p w14:paraId="068ED92C" w14:textId="77777777" w:rsidR="00DE409B" w:rsidRPr="005057EA" w:rsidRDefault="00DE409B" w:rsidP="005057EA">
      <w:pPr>
        <w:shd w:val="clear" w:color="auto" w:fill="FFFFFF"/>
        <w:spacing w:after="0" w:line="240" w:lineRule="auto"/>
        <w:jc w:val="both"/>
        <w:textAlignment w:val="baseline"/>
        <w:outlineLvl w:val="4"/>
        <w:rPr>
          <w:rFonts w:ascii="Arial" w:hAnsi="Arial" w:cs="Arial"/>
          <w:b/>
          <w:bCs/>
          <w:color w:val="000000"/>
          <w:shd w:val="clear" w:color="auto" w:fill="FFFFFF"/>
        </w:rPr>
      </w:pPr>
    </w:p>
    <w:p w14:paraId="1F281990"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Let us understand reference type with an example. Please have a look at the following image. Here, first, we create an object, i.e., obj1) and then assign this object to another object, i.e., obj2. In this case, both reference variables (obj1 and obj2) will point to the same memory location.</w:t>
      </w:r>
    </w:p>
    <w:p w14:paraId="50A3BF33" w14:textId="77777777" w:rsidR="00EB72A4" w:rsidRPr="005057EA" w:rsidRDefault="00EB72A4"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60695C0A" w14:textId="5B0BE68A"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noProof/>
          <w:color w:val="000000"/>
          <w:shd w:val="clear" w:color="auto" w:fill="FFFFFF"/>
        </w:rPr>
        <w:drawing>
          <wp:inline distT="0" distB="0" distL="0" distR="0" wp14:anchorId="379401CA" wp14:editId="2498771C">
            <wp:extent cx="3524250" cy="1121886"/>
            <wp:effectExtent l="0" t="0" r="0" b="2540"/>
            <wp:docPr id="180205791" name="Picture 11" descr="Understanding Reference Typ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derstanding Reference Type in 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5825" cy="1125571"/>
                    </a:xfrm>
                    <a:prstGeom prst="rect">
                      <a:avLst/>
                    </a:prstGeom>
                    <a:noFill/>
                    <a:ln>
                      <a:noFill/>
                    </a:ln>
                  </pic:spPr>
                </pic:pic>
              </a:graphicData>
            </a:graphic>
          </wp:inline>
        </w:drawing>
      </w:r>
    </w:p>
    <w:p w14:paraId="0BCDD8D1" w14:textId="77777777" w:rsidR="00683274" w:rsidRPr="005057EA" w:rsidRDefault="00683274"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44FCC459" w14:textId="77777777" w:rsidR="005057EA" w:rsidRP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In this case, when you change one of them, the other object is also affected. These kinds of data types are termed Reference types in .NET. So, class, interface, object, string, and delegate are examples of Reference Types.</w:t>
      </w:r>
    </w:p>
    <w:p w14:paraId="5D37FB1E" w14:textId="77777777" w:rsidR="005057EA" w:rsidRDefault="005057EA"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2D5F8FD4" w14:textId="77777777" w:rsidR="006A2817" w:rsidRDefault="006A2817" w:rsidP="006A2817">
      <w:pPr>
        <w:shd w:val="clear" w:color="auto" w:fill="FFFFFF"/>
        <w:spacing w:after="0" w:line="240" w:lineRule="auto"/>
        <w:jc w:val="both"/>
        <w:textAlignment w:val="baseline"/>
        <w:outlineLvl w:val="4"/>
        <w:rPr>
          <w:rFonts w:ascii="Arial" w:hAnsi="Arial" w:cs="Arial"/>
          <w:b/>
          <w:bCs/>
          <w:color w:val="000000"/>
          <w:shd w:val="clear" w:color="auto" w:fill="FFFFFF"/>
        </w:rPr>
      </w:pPr>
      <w:proofErr w:type="spellStart"/>
      <w:r w:rsidRPr="006A2817">
        <w:rPr>
          <w:rFonts w:ascii="Arial" w:hAnsi="Arial" w:cs="Arial"/>
          <w:b/>
          <w:bCs/>
          <w:color w:val="000000"/>
          <w:shd w:val="clear" w:color="auto" w:fill="FFFFFF"/>
        </w:rPr>
        <w:t>Convert.ToString</w:t>
      </w:r>
      <w:proofErr w:type="spellEnd"/>
      <w:r w:rsidRPr="006A2817">
        <w:rPr>
          <w:rFonts w:ascii="Arial" w:hAnsi="Arial" w:cs="Arial"/>
          <w:b/>
          <w:bCs/>
          <w:color w:val="000000"/>
          <w:shd w:val="clear" w:color="auto" w:fill="FFFFFF"/>
        </w:rPr>
        <w:t xml:space="preserve"> and </w:t>
      </w:r>
      <w:proofErr w:type="spellStart"/>
      <w:r w:rsidRPr="006A2817">
        <w:rPr>
          <w:rFonts w:ascii="Arial" w:hAnsi="Arial" w:cs="Arial"/>
          <w:b/>
          <w:bCs/>
          <w:color w:val="000000"/>
          <w:shd w:val="clear" w:color="auto" w:fill="FFFFFF"/>
        </w:rPr>
        <w:t>ToString</w:t>
      </w:r>
      <w:proofErr w:type="spellEnd"/>
      <w:r w:rsidRPr="006A2817">
        <w:rPr>
          <w:rFonts w:ascii="Arial" w:hAnsi="Arial" w:cs="Arial"/>
          <w:b/>
          <w:bCs/>
          <w:color w:val="000000"/>
          <w:shd w:val="clear" w:color="auto" w:fill="FFFFFF"/>
        </w:rPr>
        <w:t xml:space="preserve"> Method in C#</w:t>
      </w:r>
    </w:p>
    <w:p w14:paraId="41327918" w14:textId="77777777" w:rsidR="00527ACD" w:rsidRPr="006A2817" w:rsidRDefault="00527ACD" w:rsidP="006A2817">
      <w:pPr>
        <w:shd w:val="clear" w:color="auto" w:fill="FFFFFF"/>
        <w:spacing w:after="0" w:line="240" w:lineRule="auto"/>
        <w:jc w:val="both"/>
        <w:textAlignment w:val="baseline"/>
        <w:outlineLvl w:val="4"/>
        <w:rPr>
          <w:rFonts w:ascii="Arial" w:hAnsi="Arial" w:cs="Arial"/>
          <w:b/>
          <w:bCs/>
          <w:color w:val="000000"/>
          <w:shd w:val="clear" w:color="auto" w:fill="FFFFFF"/>
        </w:rPr>
      </w:pPr>
    </w:p>
    <w:p w14:paraId="461D82B8" w14:textId="77777777" w:rsidR="006A2817" w:rsidRDefault="006A2817" w:rsidP="006A2817">
      <w:pPr>
        <w:shd w:val="clear" w:color="auto" w:fill="FFFFFF"/>
        <w:spacing w:after="0" w:line="240" w:lineRule="auto"/>
        <w:jc w:val="both"/>
        <w:textAlignment w:val="baseline"/>
        <w:outlineLvl w:val="4"/>
        <w:rPr>
          <w:rFonts w:ascii="Arial" w:hAnsi="Arial" w:cs="Arial"/>
          <w:color w:val="000000"/>
          <w:shd w:val="clear" w:color="auto" w:fill="FFFFFF"/>
        </w:rPr>
      </w:pPr>
      <w:r w:rsidRPr="006A2817">
        <w:rPr>
          <w:rFonts w:ascii="Arial" w:hAnsi="Arial" w:cs="Arial"/>
          <w:color w:val="000000"/>
          <w:shd w:val="clear" w:color="auto" w:fill="FFFFFF"/>
        </w:rPr>
        <w:t>Both these methods are used to convert a value to a string. The difference is </w:t>
      </w:r>
      <w:proofErr w:type="spellStart"/>
      <w:r w:rsidRPr="006A2817">
        <w:rPr>
          <w:rFonts w:ascii="Arial" w:hAnsi="Arial" w:cs="Arial"/>
          <w:b/>
          <w:bCs/>
          <w:color w:val="000000"/>
          <w:shd w:val="clear" w:color="auto" w:fill="FFFFFF"/>
        </w:rPr>
        <w:t>Convert.ToString</w:t>
      </w:r>
      <w:proofErr w:type="spellEnd"/>
      <w:r w:rsidRPr="006A2817">
        <w:rPr>
          <w:rFonts w:ascii="Arial" w:hAnsi="Arial" w:cs="Arial"/>
          <w:b/>
          <w:bCs/>
          <w:color w:val="000000"/>
          <w:shd w:val="clear" w:color="auto" w:fill="FFFFFF"/>
        </w:rPr>
        <w:t>()</w:t>
      </w:r>
      <w:r w:rsidRPr="006A2817">
        <w:rPr>
          <w:rFonts w:ascii="Arial" w:hAnsi="Arial" w:cs="Arial"/>
          <w:color w:val="000000"/>
          <w:shd w:val="clear" w:color="auto" w:fill="FFFFFF"/>
        </w:rPr>
        <w:t> method handles null whereas the </w:t>
      </w:r>
      <w:proofErr w:type="spellStart"/>
      <w:r w:rsidRPr="006A2817">
        <w:rPr>
          <w:rFonts w:ascii="Arial" w:hAnsi="Arial" w:cs="Arial"/>
          <w:b/>
          <w:bCs/>
          <w:color w:val="000000"/>
          <w:shd w:val="clear" w:color="auto" w:fill="FFFFFF"/>
        </w:rPr>
        <w:t>ToString</w:t>
      </w:r>
      <w:proofErr w:type="spellEnd"/>
      <w:r w:rsidRPr="006A2817">
        <w:rPr>
          <w:rFonts w:ascii="Arial" w:hAnsi="Arial" w:cs="Arial"/>
          <w:b/>
          <w:bCs/>
          <w:color w:val="000000"/>
          <w:shd w:val="clear" w:color="auto" w:fill="FFFFFF"/>
        </w:rPr>
        <w:t>()</w:t>
      </w:r>
      <w:r w:rsidRPr="006A2817">
        <w:rPr>
          <w:rFonts w:ascii="Arial" w:hAnsi="Arial" w:cs="Arial"/>
          <w:color w:val="000000"/>
          <w:shd w:val="clear" w:color="auto" w:fill="FFFFFF"/>
        </w:rPr>
        <w:t> doesn’t handle null in C#.</w:t>
      </w:r>
    </w:p>
    <w:p w14:paraId="56496346" w14:textId="77777777" w:rsidR="00745ABE" w:rsidRDefault="00745ABE" w:rsidP="006A2817">
      <w:pPr>
        <w:shd w:val="clear" w:color="auto" w:fill="FFFFFF"/>
        <w:spacing w:after="0" w:line="240" w:lineRule="auto"/>
        <w:jc w:val="both"/>
        <w:textAlignment w:val="baseline"/>
        <w:outlineLvl w:val="4"/>
        <w:rPr>
          <w:rFonts w:ascii="Arial" w:hAnsi="Arial" w:cs="Arial"/>
          <w:color w:val="000000"/>
          <w:shd w:val="clear" w:color="auto" w:fill="FFFFFF"/>
        </w:rPr>
      </w:pPr>
    </w:p>
    <w:p w14:paraId="4070F7D7" w14:textId="43D9FC30" w:rsidR="00745ABE" w:rsidRDefault="00745ABE" w:rsidP="00745ABE">
      <w:pPr>
        <w:shd w:val="clear" w:color="auto" w:fill="FFFFFF"/>
        <w:spacing w:after="0" w:line="240" w:lineRule="auto"/>
        <w:jc w:val="both"/>
        <w:textAlignment w:val="baseline"/>
        <w:outlineLvl w:val="4"/>
        <w:rPr>
          <w:rFonts w:ascii="Arial" w:hAnsi="Arial" w:cs="Arial"/>
          <w:b/>
          <w:bCs/>
          <w:color w:val="000000"/>
          <w:shd w:val="clear" w:color="auto" w:fill="FFFFFF"/>
        </w:rPr>
      </w:pPr>
      <w:r>
        <w:rPr>
          <w:rFonts w:ascii="Arial" w:hAnsi="Arial" w:cs="Arial"/>
          <w:b/>
          <w:bCs/>
          <w:color w:val="000000"/>
          <w:shd w:val="clear" w:color="auto" w:fill="FFFFFF"/>
        </w:rPr>
        <w:t>String and String Builder in C#</w:t>
      </w:r>
    </w:p>
    <w:p w14:paraId="7290982E" w14:textId="77777777" w:rsidR="00745ABE" w:rsidRDefault="00745ABE" w:rsidP="00745ABE">
      <w:pPr>
        <w:shd w:val="clear" w:color="auto" w:fill="FFFFFF"/>
        <w:spacing w:after="0" w:line="240" w:lineRule="auto"/>
        <w:jc w:val="both"/>
        <w:textAlignment w:val="baseline"/>
        <w:outlineLvl w:val="4"/>
        <w:rPr>
          <w:rFonts w:ascii="Arial" w:hAnsi="Arial" w:cs="Arial"/>
          <w:b/>
          <w:bCs/>
          <w:color w:val="000000"/>
          <w:shd w:val="clear" w:color="auto" w:fill="FFFFFF"/>
        </w:rPr>
      </w:pPr>
    </w:p>
    <w:p w14:paraId="11C4E719" w14:textId="48E0C91F" w:rsidR="00745ABE" w:rsidRPr="00745ABE" w:rsidRDefault="00745ABE" w:rsidP="00745ABE">
      <w:pPr>
        <w:shd w:val="clear" w:color="auto" w:fill="FFFFFF"/>
        <w:spacing w:after="0" w:line="240" w:lineRule="auto"/>
        <w:jc w:val="both"/>
        <w:textAlignment w:val="baseline"/>
        <w:outlineLvl w:val="4"/>
        <w:rPr>
          <w:rFonts w:ascii="Arial" w:hAnsi="Arial" w:cs="Arial"/>
          <w:color w:val="000000"/>
          <w:shd w:val="clear" w:color="auto" w:fill="FFFFFF"/>
        </w:rPr>
      </w:pPr>
      <w:r w:rsidRPr="00745ABE">
        <w:rPr>
          <w:rFonts w:ascii="Arial" w:hAnsi="Arial" w:cs="Arial"/>
          <w:b/>
          <w:bCs/>
          <w:color w:val="000000"/>
          <w:shd w:val="clear" w:color="auto" w:fill="FFFFFF"/>
        </w:rPr>
        <w:t>String</w:t>
      </w:r>
    </w:p>
    <w:p w14:paraId="49E273E3" w14:textId="77777777" w:rsidR="00745ABE" w:rsidRDefault="00745ABE" w:rsidP="00745ABE">
      <w:pPr>
        <w:shd w:val="clear" w:color="auto" w:fill="FFFFFF"/>
        <w:spacing w:after="0" w:line="240" w:lineRule="auto"/>
        <w:jc w:val="both"/>
        <w:textAlignment w:val="baseline"/>
        <w:outlineLvl w:val="4"/>
        <w:rPr>
          <w:rFonts w:ascii="Arial" w:hAnsi="Arial" w:cs="Arial"/>
          <w:color w:val="000000"/>
          <w:shd w:val="clear" w:color="auto" w:fill="FFFFFF"/>
        </w:rPr>
      </w:pPr>
      <w:r w:rsidRPr="00745ABE">
        <w:rPr>
          <w:rFonts w:ascii="Arial" w:hAnsi="Arial" w:cs="Arial"/>
          <w:color w:val="000000"/>
          <w:shd w:val="clear" w:color="auto" w:fill="FFFFFF"/>
        </w:rPr>
        <w:t>A String instance is immutable, which means, we cannot change it after it was created. If we perform any operation on a String it will return a new instance (creates a new instance in memory) instead of modifying the existing instance value.</w:t>
      </w:r>
    </w:p>
    <w:p w14:paraId="74D80E5B" w14:textId="77777777" w:rsidR="00F706AC" w:rsidRPr="00745ABE" w:rsidRDefault="00F706AC" w:rsidP="00745ABE">
      <w:pPr>
        <w:shd w:val="clear" w:color="auto" w:fill="FFFFFF"/>
        <w:spacing w:after="0" w:line="240" w:lineRule="auto"/>
        <w:jc w:val="both"/>
        <w:textAlignment w:val="baseline"/>
        <w:outlineLvl w:val="4"/>
        <w:rPr>
          <w:rFonts w:ascii="Arial" w:hAnsi="Arial" w:cs="Arial"/>
          <w:color w:val="000000"/>
          <w:shd w:val="clear" w:color="auto" w:fill="FFFFFF"/>
        </w:rPr>
      </w:pPr>
    </w:p>
    <w:p w14:paraId="0F84A216" w14:textId="77777777" w:rsidR="00745ABE" w:rsidRPr="00745ABE" w:rsidRDefault="00745ABE" w:rsidP="00745ABE">
      <w:pPr>
        <w:shd w:val="clear" w:color="auto" w:fill="FFFFFF"/>
        <w:spacing w:after="0" w:line="240" w:lineRule="auto"/>
        <w:jc w:val="both"/>
        <w:textAlignment w:val="baseline"/>
        <w:outlineLvl w:val="4"/>
        <w:rPr>
          <w:rFonts w:ascii="Arial" w:hAnsi="Arial" w:cs="Arial"/>
          <w:color w:val="000000"/>
          <w:shd w:val="clear" w:color="auto" w:fill="FFFFFF"/>
        </w:rPr>
      </w:pPr>
      <w:r w:rsidRPr="00745ABE">
        <w:rPr>
          <w:rFonts w:ascii="Arial" w:hAnsi="Arial" w:cs="Arial"/>
          <w:b/>
          <w:bCs/>
          <w:color w:val="000000"/>
          <w:shd w:val="clear" w:color="auto" w:fill="FFFFFF"/>
        </w:rPr>
        <w:t>StringBuilder</w:t>
      </w:r>
    </w:p>
    <w:p w14:paraId="6E4AD891" w14:textId="77777777" w:rsidR="00745ABE" w:rsidRPr="00745ABE" w:rsidRDefault="00745ABE" w:rsidP="00745ABE">
      <w:pPr>
        <w:shd w:val="clear" w:color="auto" w:fill="FFFFFF"/>
        <w:spacing w:after="0" w:line="240" w:lineRule="auto"/>
        <w:jc w:val="both"/>
        <w:textAlignment w:val="baseline"/>
        <w:outlineLvl w:val="4"/>
        <w:rPr>
          <w:rFonts w:ascii="Arial" w:hAnsi="Arial" w:cs="Arial"/>
          <w:color w:val="000000"/>
          <w:shd w:val="clear" w:color="auto" w:fill="FFFFFF"/>
        </w:rPr>
      </w:pPr>
      <w:r w:rsidRPr="00745ABE">
        <w:rPr>
          <w:rFonts w:ascii="Arial" w:hAnsi="Arial" w:cs="Arial"/>
          <w:color w:val="000000"/>
          <w:shd w:val="clear" w:color="auto" w:fill="FFFFFF"/>
        </w:rPr>
        <w:t>StringBuilder is mutable, that is, if we perform any operation on StringBuilder it will update the existing instance value and it will not create a new instance.</w:t>
      </w:r>
    </w:p>
    <w:p w14:paraId="342E9EDE" w14:textId="77777777" w:rsidR="00745ABE" w:rsidRDefault="00745ABE" w:rsidP="006A2817">
      <w:pPr>
        <w:shd w:val="clear" w:color="auto" w:fill="FFFFFF"/>
        <w:spacing w:after="0" w:line="240" w:lineRule="auto"/>
        <w:jc w:val="both"/>
        <w:textAlignment w:val="baseline"/>
        <w:outlineLvl w:val="4"/>
        <w:rPr>
          <w:rFonts w:ascii="Arial" w:hAnsi="Arial" w:cs="Arial"/>
          <w:color w:val="000000"/>
          <w:shd w:val="clear" w:color="auto" w:fill="FFFFFF"/>
        </w:rPr>
      </w:pPr>
    </w:p>
    <w:p w14:paraId="06FCD74F" w14:textId="77777777" w:rsidR="00923645" w:rsidRDefault="00923645" w:rsidP="006A2817">
      <w:pPr>
        <w:shd w:val="clear" w:color="auto" w:fill="FFFFFF"/>
        <w:spacing w:after="0" w:line="240" w:lineRule="auto"/>
        <w:jc w:val="both"/>
        <w:textAlignment w:val="baseline"/>
        <w:outlineLvl w:val="4"/>
        <w:rPr>
          <w:rFonts w:ascii="Arial" w:hAnsi="Arial" w:cs="Arial"/>
          <w:color w:val="000000"/>
          <w:shd w:val="clear" w:color="auto" w:fill="FFFFFF"/>
        </w:rPr>
      </w:pPr>
    </w:p>
    <w:p w14:paraId="6A4CEC09" w14:textId="77777777" w:rsidR="00B42C58" w:rsidRDefault="00B42C58" w:rsidP="00B42C58">
      <w:pPr>
        <w:shd w:val="clear" w:color="auto" w:fill="FFFFFF"/>
        <w:spacing w:after="0" w:line="240" w:lineRule="auto"/>
        <w:jc w:val="both"/>
        <w:textAlignment w:val="baseline"/>
        <w:outlineLvl w:val="4"/>
        <w:rPr>
          <w:rFonts w:ascii="Arial" w:hAnsi="Arial" w:cs="Arial"/>
          <w:b/>
          <w:bCs/>
          <w:color w:val="000000"/>
          <w:shd w:val="clear" w:color="auto" w:fill="FFFFFF"/>
        </w:rPr>
      </w:pPr>
      <w:r w:rsidRPr="00B42C58">
        <w:rPr>
          <w:rFonts w:ascii="Arial" w:hAnsi="Arial" w:cs="Arial"/>
          <w:b/>
          <w:bCs/>
          <w:color w:val="000000"/>
          <w:shd w:val="clear" w:color="auto" w:fill="FFFFFF"/>
        </w:rPr>
        <w:t>What is Garbage Collection in .NET Framework?</w:t>
      </w:r>
    </w:p>
    <w:p w14:paraId="50A19321" w14:textId="77777777" w:rsidR="00B42C58" w:rsidRPr="00B42C58" w:rsidRDefault="00B42C58" w:rsidP="00B42C58">
      <w:pPr>
        <w:shd w:val="clear" w:color="auto" w:fill="FFFFFF"/>
        <w:spacing w:after="0" w:line="240" w:lineRule="auto"/>
        <w:jc w:val="both"/>
        <w:textAlignment w:val="baseline"/>
        <w:outlineLvl w:val="4"/>
        <w:rPr>
          <w:rFonts w:ascii="Arial" w:hAnsi="Arial" w:cs="Arial"/>
          <w:b/>
          <w:bCs/>
          <w:color w:val="000000"/>
          <w:shd w:val="clear" w:color="auto" w:fill="FFFFFF"/>
        </w:rPr>
      </w:pPr>
    </w:p>
    <w:p w14:paraId="2408182C" w14:textId="77777777" w:rsidR="00B42C58" w:rsidRDefault="00B42C58"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B42C58">
        <w:rPr>
          <w:rFonts w:ascii="Arial" w:hAnsi="Arial" w:cs="Arial"/>
          <w:color w:val="000000"/>
          <w:shd w:val="clear" w:color="auto" w:fill="FFFFFF"/>
        </w:rPr>
        <w:t xml:space="preserve">When a dot net application runs, lots of objects are created. At a given point in time, it is possible that the application does not use some of those objects. The Garbage Collector in </w:t>
      </w:r>
      <w:r w:rsidRPr="00B42C58">
        <w:rPr>
          <w:rFonts w:ascii="Arial" w:hAnsi="Arial" w:cs="Arial"/>
          <w:color w:val="000000"/>
          <w:shd w:val="clear" w:color="auto" w:fill="FFFFFF"/>
        </w:rPr>
        <w:lastRenderedPageBreak/>
        <w:t>the .NET Framework is nothing but a Small Routine, or you can say it’s a Background Process Thread that runs periodically and tries to identify what objects are not being used currently by the application and de-allocates the memory of those objects.</w:t>
      </w:r>
    </w:p>
    <w:p w14:paraId="7810F920" w14:textId="77777777" w:rsidR="000D4FBB" w:rsidRPr="00B42C58" w:rsidRDefault="000D4FBB"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65940FF9" w14:textId="77777777" w:rsidR="00B42C58" w:rsidRDefault="00B42C58"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B42C58">
        <w:rPr>
          <w:rFonts w:ascii="Arial" w:hAnsi="Arial" w:cs="Arial"/>
          <w:color w:val="000000"/>
          <w:shd w:val="clear" w:color="auto" w:fill="FFFFFF"/>
        </w:rPr>
        <w:t>So, Garbage Collector is nothing but a feature provided by CLR that helps us clean or destroy unused managed objects. Cleaning or destroying those unused managed objects basically reclaims the memory.</w:t>
      </w:r>
    </w:p>
    <w:p w14:paraId="276CA818" w14:textId="77777777" w:rsidR="000D4FBB" w:rsidRPr="00B42C58" w:rsidRDefault="000D4FBB"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7C35A1F0" w14:textId="19890DFA" w:rsidR="00B42C58" w:rsidRDefault="00B42C58"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B42C58">
        <w:rPr>
          <w:rFonts w:ascii="Arial" w:hAnsi="Arial" w:cs="Arial"/>
          <w:color w:val="000000"/>
          <w:shd w:val="clear" w:color="auto" w:fill="FFFFFF"/>
        </w:rPr>
        <w:t xml:space="preserve">Garbage Collection (GC) in the .NET Framework is an automatic memory management system that helps manage the allocation and release of memory in your applications. In .NET, when we create an object using the new keyword, it automatically allocates memory on the managed heap. </w:t>
      </w:r>
    </w:p>
    <w:p w14:paraId="17E157D0" w14:textId="77777777" w:rsidR="00595C9E" w:rsidRPr="00B42C58" w:rsidRDefault="00595C9E"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30927644" w14:textId="77777777" w:rsidR="00B42C58" w:rsidRDefault="00B42C58"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B42C58">
        <w:rPr>
          <w:rFonts w:ascii="Arial" w:hAnsi="Arial" w:cs="Arial"/>
          <w:b/>
          <w:bCs/>
          <w:color w:val="000000"/>
          <w:shd w:val="clear" w:color="auto" w:fill="FFFFFF"/>
        </w:rPr>
        <w:t>Note:</w:t>
      </w:r>
      <w:r w:rsidRPr="00B42C58">
        <w:rPr>
          <w:rFonts w:ascii="Arial" w:hAnsi="Arial" w:cs="Arial"/>
          <w:color w:val="000000"/>
          <w:shd w:val="clear" w:color="auto" w:fill="FFFFFF"/>
        </w:rPr>
        <w:t> The Garbage Collector will destroy only the unused managed objects. It does not clean unmanaged objects. </w:t>
      </w:r>
    </w:p>
    <w:p w14:paraId="28CC45C6" w14:textId="77777777" w:rsidR="00E64A3B" w:rsidRDefault="00E64A3B"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52B8EEB9" w14:textId="77777777" w:rsidR="00A34FB6" w:rsidRPr="00A34FB6" w:rsidRDefault="00A34FB6" w:rsidP="00A34FB6">
      <w:pPr>
        <w:shd w:val="clear" w:color="auto" w:fill="FFFFFF"/>
        <w:spacing w:after="0" w:line="240" w:lineRule="auto"/>
        <w:jc w:val="both"/>
        <w:textAlignment w:val="baseline"/>
        <w:outlineLvl w:val="4"/>
        <w:rPr>
          <w:rFonts w:ascii="Arial" w:hAnsi="Arial" w:cs="Arial"/>
          <w:b/>
          <w:bCs/>
          <w:color w:val="000000"/>
          <w:shd w:val="clear" w:color="auto" w:fill="FFFFFF"/>
        </w:rPr>
      </w:pPr>
      <w:r w:rsidRPr="00A34FB6">
        <w:rPr>
          <w:rFonts w:ascii="Arial" w:hAnsi="Arial" w:cs="Arial"/>
          <w:b/>
          <w:bCs/>
          <w:color w:val="000000"/>
          <w:shd w:val="clear" w:color="auto" w:fill="FFFFFF"/>
        </w:rPr>
        <w:t>Managed and Unmanaged Objects in .NET Framework</w:t>
      </w:r>
    </w:p>
    <w:p w14:paraId="182FDD76" w14:textId="77777777" w:rsidR="00E64A3B" w:rsidRDefault="00E64A3B"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04B08EBB" w14:textId="2BD175E2" w:rsidR="00A34FB6" w:rsidRDefault="00A34FB6"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A34FB6">
        <w:rPr>
          <w:rFonts w:ascii="Arial" w:hAnsi="Arial" w:cs="Arial"/>
          <w:color w:val="000000"/>
          <w:shd w:val="clear" w:color="auto" w:fill="FFFFFF"/>
        </w:rPr>
        <w:t>Whenever we create any EXE (i.e., Console Application, Windows Application, etc.) or Web Application (i.e., ASP.NET MVC, Web API, ASP.NET, Class Library, etc.) in .NET Framework using Visual Studio and using any .NET supported programming language such as C#, VB, F#, etc. These applications are run completely under the control of CLR (Common Language Runtime). That means if your applications have unused objects, then CLR will clean those objects using Garbage Collector.</w:t>
      </w:r>
    </w:p>
    <w:p w14:paraId="36BE90E6" w14:textId="77777777" w:rsidR="00886EFA" w:rsidRDefault="00886EFA"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1D838E64" w14:textId="7F94C90A" w:rsidR="00886EFA" w:rsidRDefault="00886EFA"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886EFA">
        <w:rPr>
          <w:rFonts w:ascii="Arial" w:hAnsi="Arial" w:cs="Arial"/>
          <w:color w:val="000000"/>
          <w:shd w:val="clear" w:color="auto" w:fill="FFFFFF"/>
        </w:rPr>
        <w:t>On the other hand, Skype, PowerPoint, and Microsoft Excel do not require dot net runtime. They run under their own environment. So, in short, the code (EXE, Web App) that is not run under the control of CLR is called unmanaged code. CLR will not provide any facilities and features of .NET to the unmanaged code in C# execution like Language Interoperability, Automatic memory management, Exception handling mechanism, code access security, etc.</w:t>
      </w:r>
    </w:p>
    <w:p w14:paraId="289393A1" w14:textId="77777777" w:rsidR="00F41F39" w:rsidRDefault="00F41F39"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3FAD7DBA" w14:textId="083E6E1C" w:rsidR="00AA609A" w:rsidRPr="00AA609A" w:rsidRDefault="00AA609A" w:rsidP="00AA609A">
      <w:pPr>
        <w:shd w:val="clear" w:color="auto" w:fill="FFFFFF"/>
        <w:spacing w:after="0" w:line="240" w:lineRule="auto"/>
        <w:jc w:val="both"/>
        <w:textAlignment w:val="baseline"/>
        <w:outlineLvl w:val="4"/>
        <w:rPr>
          <w:rFonts w:ascii="Arial" w:hAnsi="Arial" w:cs="Arial"/>
          <w:b/>
          <w:bCs/>
          <w:color w:val="000000"/>
          <w:shd w:val="clear" w:color="auto" w:fill="FFFFFF"/>
        </w:rPr>
      </w:pPr>
      <w:r w:rsidRPr="00AA609A">
        <w:rPr>
          <w:rFonts w:ascii="Arial" w:hAnsi="Arial" w:cs="Arial"/>
          <w:b/>
          <w:bCs/>
          <w:color w:val="000000"/>
          <w:shd w:val="clear" w:color="auto" w:fill="FFFFFF"/>
        </w:rPr>
        <w:t>Managed Objects</w:t>
      </w:r>
    </w:p>
    <w:p w14:paraId="7DBD2315" w14:textId="77777777" w:rsidR="00AA609A" w:rsidRPr="00AA609A" w:rsidRDefault="00AA609A" w:rsidP="00AA609A">
      <w:pPr>
        <w:shd w:val="clear" w:color="auto" w:fill="FFFFFF"/>
        <w:spacing w:after="0" w:line="240" w:lineRule="auto"/>
        <w:jc w:val="both"/>
        <w:textAlignment w:val="baseline"/>
        <w:outlineLvl w:val="4"/>
        <w:rPr>
          <w:rFonts w:ascii="Arial" w:hAnsi="Arial" w:cs="Arial"/>
          <w:color w:val="000000"/>
          <w:shd w:val="clear" w:color="auto" w:fill="FFFFFF"/>
        </w:rPr>
      </w:pPr>
      <w:r w:rsidRPr="00AA609A">
        <w:rPr>
          <w:rFonts w:ascii="Arial" w:hAnsi="Arial" w:cs="Arial"/>
          <w:color w:val="000000"/>
          <w:shd w:val="clear" w:color="auto" w:fill="FFFFFF"/>
        </w:rPr>
        <w:t>Managed objects are allocated on the managed heap and controlled by the .NET Garbage Collector (GC). These objects are typically instances of classes and structures defined in .NET. The GC automatically manages the memory for managed objects.</w:t>
      </w:r>
    </w:p>
    <w:p w14:paraId="7134C33F" w14:textId="77777777" w:rsidR="00F41F39" w:rsidRDefault="00F41F39"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6D49489C" w14:textId="0DF1A5AC" w:rsidR="00A7294E" w:rsidRPr="00A7294E" w:rsidRDefault="00A7294E" w:rsidP="00A7294E">
      <w:pPr>
        <w:shd w:val="clear" w:color="auto" w:fill="FFFFFF"/>
        <w:spacing w:after="0" w:line="240" w:lineRule="auto"/>
        <w:jc w:val="both"/>
        <w:textAlignment w:val="baseline"/>
        <w:outlineLvl w:val="4"/>
        <w:rPr>
          <w:rFonts w:ascii="Arial" w:hAnsi="Arial" w:cs="Arial"/>
          <w:b/>
          <w:bCs/>
          <w:color w:val="000000"/>
          <w:shd w:val="clear" w:color="auto" w:fill="FFFFFF"/>
        </w:rPr>
      </w:pPr>
      <w:r w:rsidRPr="00A7294E">
        <w:rPr>
          <w:rFonts w:ascii="Arial" w:hAnsi="Arial" w:cs="Arial"/>
          <w:b/>
          <w:bCs/>
          <w:color w:val="000000"/>
          <w:shd w:val="clear" w:color="auto" w:fill="FFFFFF"/>
        </w:rPr>
        <w:t>Unmanaged Objects</w:t>
      </w:r>
    </w:p>
    <w:p w14:paraId="2F737612" w14:textId="085E16B3" w:rsidR="00A7294E" w:rsidRPr="00A7294E" w:rsidRDefault="00A7294E" w:rsidP="00A7294E">
      <w:pPr>
        <w:shd w:val="clear" w:color="auto" w:fill="FFFFFF"/>
        <w:spacing w:after="0" w:line="240" w:lineRule="auto"/>
        <w:jc w:val="both"/>
        <w:textAlignment w:val="baseline"/>
        <w:outlineLvl w:val="4"/>
        <w:rPr>
          <w:rFonts w:ascii="Arial" w:hAnsi="Arial" w:cs="Arial"/>
          <w:color w:val="000000"/>
          <w:shd w:val="clear" w:color="auto" w:fill="FFFFFF"/>
        </w:rPr>
      </w:pPr>
      <w:r w:rsidRPr="00A7294E">
        <w:rPr>
          <w:rFonts w:ascii="Arial" w:hAnsi="Arial" w:cs="Arial"/>
          <w:color w:val="000000"/>
          <w:shd w:val="clear" w:color="auto" w:fill="FFFFFF"/>
        </w:rPr>
        <w:t>Unmanaged objects are objects whose memory is not managed by the .NET GC. These are typically objects allocated using native code, like calls to Windows API or using languages such as C or C++. The developer is responsible for allocating and freeing the memory for unmanaged objects. Examples of unmanaged objects are file handles, database connections, COM objects, or any other resources that are not managed by the .NET runtime.</w:t>
      </w:r>
    </w:p>
    <w:p w14:paraId="047EA4F2" w14:textId="77777777" w:rsidR="00A7294E" w:rsidRPr="00B42C58" w:rsidRDefault="00A7294E"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32F9E721" w14:textId="77777777" w:rsidR="0096094D" w:rsidRPr="0096094D" w:rsidRDefault="0096094D" w:rsidP="0096094D">
      <w:pPr>
        <w:shd w:val="clear" w:color="auto" w:fill="FFFFFF"/>
        <w:spacing w:after="0" w:line="240" w:lineRule="auto"/>
        <w:jc w:val="both"/>
        <w:textAlignment w:val="baseline"/>
        <w:outlineLvl w:val="4"/>
        <w:rPr>
          <w:rFonts w:ascii="Arial" w:hAnsi="Arial" w:cs="Arial"/>
          <w:b/>
          <w:bCs/>
          <w:color w:val="000000"/>
          <w:shd w:val="clear" w:color="auto" w:fill="FFFFFF"/>
        </w:rPr>
      </w:pPr>
      <w:r w:rsidRPr="0096094D">
        <w:rPr>
          <w:rFonts w:ascii="Arial" w:hAnsi="Arial" w:cs="Arial"/>
          <w:b/>
          <w:bCs/>
          <w:color w:val="000000"/>
          <w:shd w:val="clear" w:color="auto" w:fill="FFFFFF"/>
        </w:rPr>
        <w:t>Understanding Generation 0, 1, and 2:</w:t>
      </w:r>
    </w:p>
    <w:p w14:paraId="5F5B0303" w14:textId="77777777" w:rsid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r w:rsidRPr="0096094D">
        <w:rPr>
          <w:rFonts w:ascii="Arial" w:hAnsi="Arial" w:cs="Arial"/>
          <w:color w:val="000000"/>
          <w:shd w:val="clear" w:color="auto" w:fill="FFFFFF"/>
        </w:rPr>
        <w:t>Let’s say you have a simple application called App1. As soon as the application starts, it creates 5 managed objects. Whenever any new objects (fresh objects) are created, they are moved into a bucket called Generation 0. For a better understanding, please have a look at the following image.</w:t>
      </w:r>
    </w:p>
    <w:p w14:paraId="79D28920" w14:textId="77777777" w:rsidR="0096094D" w:rsidRP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p>
    <w:p w14:paraId="418F7191" w14:textId="73EEC281" w:rsid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r w:rsidRPr="0096094D">
        <w:rPr>
          <w:rFonts w:ascii="Arial" w:hAnsi="Arial" w:cs="Arial"/>
          <w:noProof/>
          <w:color w:val="000000"/>
          <w:shd w:val="clear" w:color="auto" w:fill="FFFFFF"/>
        </w:rPr>
        <w:lastRenderedPageBreak/>
        <w:drawing>
          <wp:inline distT="0" distB="0" distL="0" distR="0" wp14:anchorId="44B142C3" wp14:editId="2791EA7D">
            <wp:extent cx="1301750" cy="1431925"/>
            <wp:effectExtent l="0" t="0" r="0" b="0"/>
            <wp:docPr id="1859294009" name="Picture 15" descr="What is Garbage Collector in .NE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Garbage Collector in .NET Applicatio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01750" cy="1431925"/>
                    </a:xfrm>
                    <a:prstGeom prst="rect">
                      <a:avLst/>
                    </a:prstGeom>
                    <a:noFill/>
                    <a:ln>
                      <a:noFill/>
                    </a:ln>
                  </pic:spPr>
                </pic:pic>
              </a:graphicData>
            </a:graphic>
          </wp:inline>
        </w:drawing>
      </w:r>
    </w:p>
    <w:p w14:paraId="05065AB0" w14:textId="77777777" w:rsidR="0096094D" w:rsidRP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p>
    <w:p w14:paraId="37049B99" w14:textId="7D857632" w:rsidR="0096094D" w:rsidRP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r w:rsidRPr="0096094D">
        <w:rPr>
          <w:rFonts w:ascii="Arial" w:hAnsi="Arial" w:cs="Arial"/>
          <w:color w:val="000000"/>
          <w:shd w:val="clear" w:color="auto" w:fill="FFFFFF"/>
        </w:rPr>
        <w:t>We know Garbage Collector, runs continuously as a background process thread to check whether there are any unused managed objects so that it reclaims the memory by cleaning those objects. Now, let’s say the application does not need two objects (Object1 and Object2). So, the Garbage Collector will destroy these two objects (Object1 and Object2) and reclaim the memory from the Generation 0 bucket. But the application still needs the remaining three objects (Object3, Object4, and Object5). So, the Garbage collector will not clean those three objects. The Garbage Collector will move those three managed objects (Object3, Object4, and Object5) to the Generation 1 bucket, as shown in the image below.</w:t>
      </w:r>
    </w:p>
    <w:p w14:paraId="27F5DE4E" w14:textId="77777777" w:rsidR="00923645" w:rsidRPr="006A2817" w:rsidRDefault="00923645" w:rsidP="006A2817">
      <w:pPr>
        <w:shd w:val="clear" w:color="auto" w:fill="FFFFFF"/>
        <w:spacing w:after="0" w:line="240" w:lineRule="auto"/>
        <w:jc w:val="both"/>
        <w:textAlignment w:val="baseline"/>
        <w:outlineLvl w:val="4"/>
        <w:rPr>
          <w:rFonts w:ascii="Arial" w:hAnsi="Arial" w:cs="Arial"/>
          <w:color w:val="000000"/>
          <w:shd w:val="clear" w:color="auto" w:fill="FFFFFF"/>
        </w:rPr>
      </w:pPr>
    </w:p>
    <w:p w14:paraId="72967D7B" w14:textId="77777777" w:rsidR="00184890" w:rsidRDefault="00184890" w:rsidP="00184890">
      <w:pPr>
        <w:shd w:val="clear" w:color="auto" w:fill="FFFFFF"/>
        <w:spacing w:after="0" w:line="240" w:lineRule="auto"/>
        <w:jc w:val="both"/>
        <w:textAlignment w:val="baseline"/>
        <w:outlineLvl w:val="4"/>
        <w:rPr>
          <w:rFonts w:ascii="Arial" w:hAnsi="Arial" w:cs="Arial"/>
          <w:color w:val="000000"/>
          <w:shd w:val="clear" w:color="auto" w:fill="FFFFFF"/>
        </w:rPr>
      </w:pPr>
      <w:r w:rsidRPr="00184890">
        <w:rPr>
          <w:rFonts w:ascii="Arial" w:hAnsi="Arial" w:cs="Arial"/>
          <w:color w:val="000000"/>
          <w:shd w:val="clear" w:color="auto" w:fill="FFFFFF"/>
        </w:rPr>
        <w:t>three managed objects (Object3, Object4, and Object5) to the Generation 1 bucket, as shown in the image below.</w:t>
      </w:r>
    </w:p>
    <w:p w14:paraId="68B317C0" w14:textId="77777777" w:rsidR="00D3779B" w:rsidRPr="00184890" w:rsidRDefault="00D3779B" w:rsidP="00184890">
      <w:pPr>
        <w:shd w:val="clear" w:color="auto" w:fill="FFFFFF"/>
        <w:spacing w:after="0" w:line="240" w:lineRule="auto"/>
        <w:jc w:val="both"/>
        <w:textAlignment w:val="baseline"/>
        <w:outlineLvl w:val="4"/>
        <w:rPr>
          <w:rFonts w:ascii="Arial" w:hAnsi="Arial" w:cs="Arial"/>
          <w:color w:val="000000"/>
          <w:shd w:val="clear" w:color="auto" w:fill="FFFFFF"/>
        </w:rPr>
      </w:pPr>
    </w:p>
    <w:p w14:paraId="1258DC9C" w14:textId="70B35395" w:rsidR="00184890" w:rsidRDefault="00184890" w:rsidP="00184890">
      <w:pPr>
        <w:shd w:val="clear" w:color="auto" w:fill="FFFFFF"/>
        <w:spacing w:after="0" w:line="240" w:lineRule="auto"/>
        <w:jc w:val="both"/>
        <w:textAlignment w:val="baseline"/>
        <w:outlineLvl w:val="4"/>
        <w:rPr>
          <w:rFonts w:ascii="Arial" w:hAnsi="Arial" w:cs="Arial"/>
          <w:color w:val="000000"/>
          <w:shd w:val="clear" w:color="auto" w:fill="FFFFFF"/>
        </w:rPr>
      </w:pPr>
      <w:r w:rsidRPr="00184890">
        <w:rPr>
          <w:rFonts w:ascii="Arial" w:hAnsi="Arial" w:cs="Arial"/>
          <w:noProof/>
          <w:color w:val="000000"/>
          <w:shd w:val="clear" w:color="auto" w:fill="FFFFFF"/>
        </w:rPr>
        <w:drawing>
          <wp:inline distT="0" distB="0" distL="0" distR="0" wp14:anchorId="5A19006B" wp14:editId="254B0397">
            <wp:extent cx="2228850" cy="1612836"/>
            <wp:effectExtent l="0" t="0" r="0" b="6985"/>
            <wp:docPr id="1723598966" name="Picture 19" descr="Garbage Collector Generations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arbage Collector Generations in .NE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45757" cy="1625070"/>
                    </a:xfrm>
                    <a:prstGeom prst="rect">
                      <a:avLst/>
                    </a:prstGeom>
                    <a:noFill/>
                    <a:ln>
                      <a:noFill/>
                    </a:ln>
                  </pic:spPr>
                </pic:pic>
              </a:graphicData>
            </a:graphic>
          </wp:inline>
        </w:drawing>
      </w:r>
    </w:p>
    <w:p w14:paraId="3F8DA0D5" w14:textId="77777777" w:rsidR="00D3779B" w:rsidRPr="00184890" w:rsidRDefault="00D3779B" w:rsidP="00184890">
      <w:pPr>
        <w:shd w:val="clear" w:color="auto" w:fill="FFFFFF"/>
        <w:spacing w:after="0" w:line="240" w:lineRule="auto"/>
        <w:jc w:val="both"/>
        <w:textAlignment w:val="baseline"/>
        <w:outlineLvl w:val="4"/>
        <w:rPr>
          <w:rFonts w:ascii="Arial" w:hAnsi="Arial" w:cs="Arial"/>
          <w:color w:val="000000"/>
          <w:shd w:val="clear" w:color="auto" w:fill="FFFFFF"/>
        </w:rPr>
      </w:pPr>
    </w:p>
    <w:p w14:paraId="76140923" w14:textId="77777777" w:rsidR="00184890" w:rsidRDefault="00184890" w:rsidP="00184890">
      <w:pPr>
        <w:shd w:val="clear" w:color="auto" w:fill="FFFFFF"/>
        <w:spacing w:after="0" w:line="240" w:lineRule="auto"/>
        <w:jc w:val="both"/>
        <w:textAlignment w:val="baseline"/>
        <w:outlineLvl w:val="4"/>
        <w:rPr>
          <w:rFonts w:ascii="Arial" w:hAnsi="Arial" w:cs="Arial"/>
          <w:color w:val="000000"/>
          <w:shd w:val="clear" w:color="auto" w:fill="FFFFFF"/>
        </w:rPr>
      </w:pPr>
      <w:r w:rsidRPr="00184890">
        <w:rPr>
          <w:rFonts w:ascii="Arial" w:hAnsi="Arial" w:cs="Arial"/>
          <w:color w:val="000000"/>
          <w:shd w:val="clear" w:color="auto" w:fill="FFFFFF"/>
        </w:rPr>
        <w:t>Let’s say your application creates two more fresh objects (Object6 and Object7). As fresh objects, they should be created in the Generation 0 bucket, as shown in the image below.</w:t>
      </w:r>
    </w:p>
    <w:p w14:paraId="07655353" w14:textId="77777777" w:rsidR="000769FF" w:rsidRDefault="000769FF" w:rsidP="00184890">
      <w:pPr>
        <w:shd w:val="clear" w:color="auto" w:fill="FFFFFF"/>
        <w:spacing w:after="0" w:line="240" w:lineRule="auto"/>
        <w:jc w:val="both"/>
        <w:textAlignment w:val="baseline"/>
        <w:outlineLvl w:val="4"/>
        <w:rPr>
          <w:rFonts w:ascii="Arial" w:hAnsi="Arial" w:cs="Arial"/>
          <w:color w:val="000000"/>
          <w:shd w:val="clear" w:color="auto" w:fill="FFFFFF"/>
        </w:rPr>
      </w:pPr>
    </w:p>
    <w:p w14:paraId="44FD613C" w14:textId="77777777" w:rsid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color w:val="000000"/>
          <w:shd w:val="clear" w:color="auto" w:fill="FFFFFF"/>
        </w:rPr>
        <w:t>three managed objects (Object3, Object4, and Object5) to the Generation 1 bucket, as shown in the image below.</w:t>
      </w:r>
    </w:p>
    <w:p w14:paraId="7851316D" w14:textId="77777777" w:rsidR="000769FF" w:rsidRP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p>
    <w:p w14:paraId="478820A0" w14:textId="377E6AEE" w:rsidR="000769FF" w:rsidRP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noProof/>
          <w:color w:val="000000"/>
          <w:shd w:val="clear" w:color="auto" w:fill="FFFFFF"/>
        </w:rPr>
        <w:drawing>
          <wp:inline distT="0" distB="0" distL="0" distR="0" wp14:anchorId="45E83FF8" wp14:editId="3BDD993D">
            <wp:extent cx="2247900" cy="1626621"/>
            <wp:effectExtent l="0" t="0" r="0" b="0"/>
            <wp:docPr id="293880177" name="Picture 23" descr="Garbage Collector Generations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arbage Collector Generations in .NE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53092" cy="1630378"/>
                    </a:xfrm>
                    <a:prstGeom prst="rect">
                      <a:avLst/>
                    </a:prstGeom>
                    <a:noFill/>
                    <a:ln>
                      <a:noFill/>
                    </a:ln>
                  </pic:spPr>
                </pic:pic>
              </a:graphicData>
            </a:graphic>
          </wp:inline>
        </w:drawing>
      </w:r>
    </w:p>
    <w:p w14:paraId="4C586E32" w14:textId="77777777" w:rsid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color w:val="000000"/>
          <w:shd w:val="clear" w:color="auto" w:fill="FFFFFF"/>
        </w:rPr>
        <w:t>Let’s say your application creates two more fresh objects (Object6 and Object7). As fresh objects, they should be created in the Generation 0 bucket, as shown in the image below.</w:t>
      </w:r>
    </w:p>
    <w:p w14:paraId="4E7EF219" w14:textId="77777777" w:rsidR="00335B78" w:rsidRPr="000769FF" w:rsidRDefault="00335B78" w:rsidP="000769FF">
      <w:pPr>
        <w:shd w:val="clear" w:color="auto" w:fill="FFFFFF"/>
        <w:spacing w:after="0" w:line="240" w:lineRule="auto"/>
        <w:jc w:val="both"/>
        <w:textAlignment w:val="baseline"/>
        <w:outlineLvl w:val="4"/>
        <w:rPr>
          <w:rFonts w:ascii="Arial" w:hAnsi="Arial" w:cs="Arial"/>
          <w:color w:val="000000"/>
          <w:shd w:val="clear" w:color="auto" w:fill="FFFFFF"/>
        </w:rPr>
      </w:pPr>
    </w:p>
    <w:p w14:paraId="7788465B" w14:textId="050E9572" w:rsid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noProof/>
          <w:color w:val="000000"/>
          <w:shd w:val="clear" w:color="auto" w:fill="FFFFFF"/>
        </w:rPr>
        <w:lastRenderedPageBreak/>
        <w:drawing>
          <wp:inline distT="0" distB="0" distL="0" distR="0" wp14:anchorId="79EAEFC5" wp14:editId="01CB3BA5">
            <wp:extent cx="1938422" cy="1473200"/>
            <wp:effectExtent l="0" t="0" r="5080" b="0"/>
            <wp:docPr id="232073571" name="Picture 22" descr="Understanding Generation 0, 1, an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nderstanding Generation 0, 1, and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47550" cy="1480137"/>
                    </a:xfrm>
                    <a:prstGeom prst="rect">
                      <a:avLst/>
                    </a:prstGeom>
                    <a:noFill/>
                    <a:ln>
                      <a:noFill/>
                    </a:ln>
                  </pic:spPr>
                </pic:pic>
              </a:graphicData>
            </a:graphic>
          </wp:inline>
        </w:drawing>
      </w:r>
    </w:p>
    <w:p w14:paraId="747ED44D" w14:textId="77777777" w:rsidR="00335B78" w:rsidRPr="000769FF" w:rsidRDefault="00335B78" w:rsidP="000769FF">
      <w:pPr>
        <w:shd w:val="clear" w:color="auto" w:fill="FFFFFF"/>
        <w:spacing w:after="0" w:line="240" w:lineRule="auto"/>
        <w:jc w:val="both"/>
        <w:textAlignment w:val="baseline"/>
        <w:outlineLvl w:val="4"/>
        <w:rPr>
          <w:rFonts w:ascii="Arial" w:hAnsi="Arial" w:cs="Arial"/>
          <w:color w:val="000000"/>
          <w:shd w:val="clear" w:color="auto" w:fill="FFFFFF"/>
        </w:rPr>
      </w:pPr>
    </w:p>
    <w:p w14:paraId="0F81117D" w14:textId="7AD6F02E" w:rsidR="00C33E59" w:rsidRDefault="000769FF" w:rsidP="00C33E59">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color w:val="000000"/>
          <w:shd w:val="clear" w:color="auto" w:fill="FFFFFF"/>
        </w:rPr>
        <w:t>Now, again, the Garbage Collector runs, and it comes to the Generation 0 bucket and checks which objects are used. Let’s say both objects (Object6 and Object7) are unused by the application, so it will remove both objects and reclaim the memory. Now, it goes to the Generation 1 bucket and checks which objects are unused. Let’s say the application still needs Object4 and Object5 while object3 is not needed. So, what Garbage Collector will do is destroy Object3, reclaim the memory, and move Object4 and Object5 to the Generation 2 bucket, as shown in the image below.</w:t>
      </w:r>
    </w:p>
    <w:p w14:paraId="18481A58" w14:textId="77777777" w:rsidR="00316B32" w:rsidRPr="00C33E59" w:rsidRDefault="00316B32" w:rsidP="00C33E59">
      <w:pPr>
        <w:shd w:val="clear" w:color="auto" w:fill="FFFFFF"/>
        <w:spacing w:after="0" w:line="240" w:lineRule="auto"/>
        <w:jc w:val="both"/>
        <w:textAlignment w:val="baseline"/>
        <w:outlineLvl w:val="4"/>
        <w:rPr>
          <w:ins w:id="0" w:author="Unknown"/>
          <w:rFonts w:ascii="Arial" w:hAnsi="Arial" w:cs="Arial"/>
          <w:color w:val="000000"/>
          <w:shd w:val="clear" w:color="auto" w:fill="FFFFFF"/>
        </w:rPr>
      </w:pPr>
    </w:p>
    <w:p w14:paraId="6588B12A" w14:textId="31F6A335" w:rsidR="00C33E59" w:rsidRDefault="00C33E59" w:rsidP="00C33E59">
      <w:pPr>
        <w:shd w:val="clear" w:color="auto" w:fill="FFFFFF"/>
        <w:spacing w:after="0" w:line="240" w:lineRule="auto"/>
        <w:jc w:val="both"/>
        <w:textAlignment w:val="baseline"/>
        <w:outlineLvl w:val="4"/>
        <w:rPr>
          <w:rFonts w:ascii="Arial" w:hAnsi="Arial" w:cs="Arial"/>
          <w:color w:val="000000"/>
          <w:shd w:val="clear" w:color="auto" w:fill="FFFFFF"/>
        </w:rPr>
      </w:pPr>
      <w:r w:rsidRPr="00C33E59">
        <w:rPr>
          <w:rFonts w:ascii="Arial" w:hAnsi="Arial" w:cs="Arial"/>
          <w:noProof/>
          <w:color w:val="000000"/>
          <w:shd w:val="clear" w:color="auto" w:fill="FFFFFF"/>
        </w:rPr>
        <w:drawing>
          <wp:inline distT="0" distB="0" distL="0" distR="0" wp14:anchorId="29AA90C8" wp14:editId="64300E70">
            <wp:extent cx="2457450" cy="1402875"/>
            <wp:effectExtent l="0" t="0" r="0" b="6985"/>
            <wp:docPr id="1469450860" name="Picture 25" descr="What are Gen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hat are Generation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65896" cy="1407697"/>
                    </a:xfrm>
                    <a:prstGeom prst="rect">
                      <a:avLst/>
                    </a:prstGeom>
                    <a:noFill/>
                    <a:ln>
                      <a:noFill/>
                    </a:ln>
                  </pic:spPr>
                </pic:pic>
              </a:graphicData>
            </a:graphic>
          </wp:inline>
        </w:drawing>
      </w:r>
    </w:p>
    <w:p w14:paraId="64292A7A" w14:textId="77777777" w:rsidR="00316B32" w:rsidRDefault="00316B32" w:rsidP="00C33E59">
      <w:pPr>
        <w:shd w:val="clear" w:color="auto" w:fill="FFFFFF"/>
        <w:spacing w:after="0" w:line="240" w:lineRule="auto"/>
        <w:jc w:val="both"/>
        <w:textAlignment w:val="baseline"/>
        <w:outlineLvl w:val="4"/>
        <w:rPr>
          <w:rFonts w:ascii="Arial" w:hAnsi="Arial" w:cs="Arial"/>
          <w:color w:val="000000"/>
          <w:shd w:val="clear" w:color="auto" w:fill="FFFFFF"/>
        </w:rPr>
      </w:pPr>
    </w:p>
    <w:p w14:paraId="192C6A12" w14:textId="77777777" w:rsidR="00D922FC" w:rsidRDefault="00D922FC" w:rsidP="00D922FC">
      <w:pPr>
        <w:shd w:val="clear" w:color="auto" w:fill="FFFFFF"/>
        <w:spacing w:after="0" w:line="240" w:lineRule="auto"/>
        <w:jc w:val="both"/>
        <w:textAlignment w:val="baseline"/>
        <w:outlineLvl w:val="4"/>
        <w:rPr>
          <w:rFonts w:ascii="Arial" w:hAnsi="Arial" w:cs="Arial"/>
          <w:b/>
          <w:bCs/>
          <w:color w:val="000000"/>
          <w:shd w:val="clear" w:color="auto" w:fill="FFFFFF"/>
        </w:rPr>
      </w:pPr>
      <w:r w:rsidRPr="00D922FC">
        <w:rPr>
          <w:rFonts w:ascii="Arial" w:hAnsi="Arial" w:cs="Arial"/>
          <w:b/>
          <w:bCs/>
          <w:color w:val="000000"/>
          <w:shd w:val="clear" w:color="auto" w:fill="FFFFFF"/>
        </w:rPr>
        <w:t>Why do we need Enums in C#?</w:t>
      </w:r>
    </w:p>
    <w:p w14:paraId="52B7745B" w14:textId="77777777" w:rsidR="00A46CCC" w:rsidRPr="00D922FC" w:rsidRDefault="00A46CCC" w:rsidP="00D922FC">
      <w:pPr>
        <w:shd w:val="clear" w:color="auto" w:fill="FFFFFF"/>
        <w:spacing w:after="0" w:line="240" w:lineRule="auto"/>
        <w:jc w:val="both"/>
        <w:textAlignment w:val="baseline"/>
        <w:outlineLvl w:val="4"/>
        <w:rPr>
          <w:rFonts w:ascii="Arial" w:hAnsi="Arial" w:cs="Arial"/>
          <w:b/>
          <w:bCs/>
          <w:color w:val="000000"/>
          <w:shd w:val="clear" w:color="auto" w:fill="FFFFFF"/>
        </w:rPr>
      </w:pPr>
    </w:p>
    <w:p w14:paraId="57EDFD71" w14:textId="77777777" w:rsidR="00D922FC" w:rsidRDefault="00D922FC" w:rsidP="00D922FC">
      <w:pPr>
        <w:shd w:val="clear" w:color="auto" w:fill="FFFFFF"/>
        <w:spacing w:after="0" w:line="240" w:lineRule="auto"/>
        <w:jc w:val="both"/>
        <w:textAlignment w:val="baseline"/>
        <w:outlineLvl w:val="4"/>
        <w:rPr>
          <w:rFonts w:ascii="Arial" w:hAnsi="Arial" w:cs="Arial"/>
          <w:color w:val="000000"/>
          <w:shd w:val="clear" w:color="auto" w:fill="FFFFFF"/>
        </w:rPr>
      </w:pPr>
      <w:r w:rsidRPr="00D922FC">
        <w:rPr>
          <w:rFonts w:ascii="Arial" w:hAnsi="Arial" w:cs="Arial"/>
          <w:color w:val="000000"/>
          <w:shd w:val="clear" w:color="auto" w:fill="FFFFFF"/>
        </w:rPr>
        <w:t>The Enums are Strongly Typed Name Constants. Let us understand Enums i.e. what do you mean by Strongly Typed Name Constants with an Example? Let us assume we have an Employee class with the Name and Gender Properties. Gender is an Integer Property and the values of this property represent the following. </w:t>
      </w:r>
    </w:p>
    <w:p w14:paraId="5FA5C5C6" w14:textId="77777777" w:rsidR="00D6372B" w:rsidRPr="00D922FC" w:rsidRDefault="00D6372B" w:rsidP="00D922FC">
      <w:pPr>
        <w:shd w:val="clear" w:color="auto" w:fill="FFFFFF"/>
        <w:spacing w:after="0" w:line="240" w:lineRule="auto"/>
        <w:jc w:val="both"/>
        <w:textAlignment w:val="baseline"/>
        <w:outlineLvl w:val="4"/>
        <w:rPr>
          <w:rFonts w:ascii="Arial" w:hAnsi="Arial" w:cs="Arial"/>
          <w:color w:val="000000"/>
          <w:shd w:val="clear" w:color="auto" w:fill="FFFFFF"/>
        </w:rPr>
      </w:pPr>
    </w:p>
    <w:p w14:paraId="6020CE23" w14:textId="77777777" w:rsidR="00D922FC" w:rsidRPr="00D922FC" w:rsidRDefault="00D922FC" w:rsidP="00D922FC">
      <w:pPr>
        <w:numPr>
          <w:ilvl w:val="0"/>
          <w:numId w:val="26"/>
        </w:numPr>
        <w:shd w:val="clear" w:color="auto" w:fill="FFFFFF"/>
        <w:spacing w:after="0" w:line="240" w:lineRule="auto"/>
        <w:jc w:val="both"/>
        <w:textAlignment w:val="baseline"/>
        <w:outlineLvl w:val="4"/>
        <w:rPr>
          <w:rFonts w:ascii="Arial" w:hAnsi="Arial" w:cs="Arial"/>
          <w:color w:val="000000"/>
          <w:shd w:val="clear" w:color="auto" w:fill="FFFFFF"/>
        </w:rPr>
      </w:pPr>
      <w:r w:rsidRPr="00D922FC">
        <w:rPr>
          <w:rFonts w:ascii="Arial" w:hAnsi="Arial" w:cs="Arial"/>
          <w:color w:val="000000"/>
          <w:shd w:val="clear" w:color="auto" w:fill="FFFFFF"/>
        </w:rPr>
        <w:t>0 is an Unknown Gender</w:t>
      </w:r>
    </w:p>
    <w:p w14:paraId="6590F8BE" w14:textId="77777777" w:rsidR="00D922FC" w:rsidRPr="00D922FC" w:rsidRDefault="00D922FC" w:rsidP="00D922FC">
      <w:pPr>
        <w:numPr>
          <w:ilvl w:val="0"/>
          <w:numId w:val="26"/>
        </w:numPr>
        <w:shd w:val="clear" w:color="auto" w:fill="FFFFFF"/>
        <w:spacing w:after="0" w:line="240" w:lineRule="auto"/>
        <w:jc w:val="both"/>
        <w:textAlignment w:val="baseline"/>
        <w:outlineLvl w:val="4"/>
        <w:rPr>
          <w:rFonts w:ascii="Arial" w:hAnsi="Arial" w:cs="Arial"/>
          <w:color w:val="000000"/>
          <w:shd w:val="clear" w:color="auto" w:fill="FFFFFF"/>
        </w:rPr>
      </w:pPr>
      <w:r w:rsidRPr="00D922FC">
        <w:rPr>
          <w:rFonts w:ascii="Arial" w:hAnsi="Arial" w:cs="Arial"/>
          <w:color w:val="000000"/>
          <w:shd w:val="clear" w:color="auto" w:fill="FFFFFF"/>
        </w:rPr>
        <w:t>1 is Male</w:t>
      </w:r>
    </w:p>
    <w:p w14:paraId="05A37DAC" w14:textId="77777777" w:rsidR="00D922FC" w:rsidRDefault="00D922FC" w:rsidP="00D922FC">
      <w:pPr>
        <w:numPr>
          <w:ilvl w:val="0"/>
          <w:numId w:val="26"/>
        </w:numPr>
        <w:shd w:val="clear" w:color="auto" w:fill="FFFFFF"/>
        <w:spacing w:after="0" w:line="240" w:lineRule="auto"/>
        <w:jc w:val="both"/>
        <w:textAlignment w:val="baseline"/>
        <w:outlineLvl w:val="4"/>
        <w:rPr>
          <w:rFonts w:ascii="Arial" w:hAnsi="Arial" w:cs="Arial"/>
          <w:color w:val="000000"/>
          <w:shd w:val="clear" w:color="auto" w:fill="FFFFFF"/>
        </w:rPr>
      </w:pPr>
      <w:r w:rsidRPr="00D922FC">
        <w:rPr>
          <w:rFonts w:ascii="Arial" w:hAnsi="Arial" w:cs="Arial"/>
          <w:color w:val="000000"/>
          <w:shd w:val="clear" w:color="auto" w:fill="FFFFFF"/>
        </w:rPr>
        <w:t>2 is Female</w:t>
      </w:r>
    </w:p>
    <w:p w14:paraId="4379ECA1" w14:textId="77777777" w:rsidR="00D6372B" w:rsidRPr="00D922FC" w:rsidRDefault="00D6372B" w:rsidP="00D6372B">
      <w:pPr>
        <w:shd w:val="clear" w:color="auto" w:fill="FFFFFF"/>
        <w:spacing w:after="0" w:line="240" w:lineRule="auto"/>
        <w:jc w:val="both"/>
        <w:textAlignment w:val="baseline"/>
        <w:outlineLvl w:val="4"/>
        <w:rPr>
          <w:rFonts w:ascii="Arial" w:hAnsi="Arial" w:cs="Arial"/>
          <w:color w:val="000000"/>
          <w:shd w:val="clear" w:color="auto" w:fill="FFFFFF"/>
        </w:rPr>
      </w:pPr>
    </w:p>
    <w:p w14:paraId="759F4996" w14:textId="4160AA72" w:rsidR="00316B32" w:rsidRPr="00C33E59" w:rsidRDefault="00D6372B" w:rsidP="00C33E59">
      <w:pPr>
        <w:shd w:val="clear" w:color="auto" w:fill="FFFFFF"/>
        <w:spacing w:after="0" w:line="240" w:lineRule="auto"/>
        <w:jc w:val="both"/>
        <w:textAlignment w:val="baseline"/>
        <w:outlineLvl w:val="4"/>
        <w:rPr>
          <w:rFonts w:ascii="Arial" w:hAnsi="Arial" w:cs="Arial"/>
          <w:color w:val="000000"/>
          <w:shd w:val="clear" w:color="auto" w:fill="FFFFFF"/>
        </w:rPr>
      </w:pPr>
      <w:r w:rsidRPr="00D6372B">
        <w:rPr>
          <w:rFonts w:ascii="Arial" w:hAnsi="Arial" w:cs="Arial"/>
          <w:color w:val="000000"/>
          <w:shd w:val="clear" w:color="auto" w:fill="FFFFFF"/>
        </w:rPr>
        <w:t>That means if the Value of the Gender Property is 1, then its meaning is Gender is Male, similarly, if the value is 2, then its meaning is Female, and for 0, the meaning is Gender is Unknow</w:t>
      </w:r>
      <w:r w:rsidR="00905365">
        <w:rPr>
          <w:rFonts w:ascii="Arial" w:hAnsi="Arial" w:cs="Arial"/>
          <w:color w:val="000000"/>
          <w:shd w:val="clear" w:color="auto" w:fill="FFFFFF"/>
        </w:rPr>
        <w:t>n</w:t>
      </w:r>
      <w:r w:rsidRPr="00D6372B">
        <w:rPr>
          <w:rFonts w:ascii="Arial" w:hAnsi="Arial" w:cs="Arial"/>
          <w:color w:val="000000"/>
          <w:shd w:val="clear" w:color="auto" w:fill="FFFFFF"/>
        </w:rPr>
        <w:t>. For a better understanding, please have a look at the below example. </w:t>
      </w:r>
    </w:p>
    <w:p w14:paraId="15C0AFBF" w14:textId="77777777" w:rsidR="00C33E59" w:rsidRPr="00184890" w:rsidRDefault="00C33E59" w:rsidP="00184890">
      <w:pPr>
        <w:shd w:val="clear" w:color="auto" w:fill="FFFFFF"/>
        <w:spacing w:after="0" w:line="240" w:lineRule="auto"/>
        <w:jc w:val="both"/>
        <w:textAlignment w:val="baseline"/>
        <w:outlineLvl w:val="4"/>
        <w:rPr>
          <w:rFonts w:ascii="Arial" w:hAnsi="Arial" w:cs="Arial"/>
          <w:color w:val="000000"/>
          <w:shd w:val="clear" w:color="auto" w:fill="FFFFFF"/>
        </w:rPr>
      </w:pPr>
    </w:p>
    <w:p w14:paraId="56D08177"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18039EA8"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5DEA4023"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EnumsDemo</w:t>
      </w:r>
      <w:proofErr w:type="spellEnd"/>
    </w:p>
    <w:p w14:paraId="7EAB65E3"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70BA3E"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4FA58AE7"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CEAA78"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3F6E7C4F"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0CA3BDD1"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List&lt;Employee&gt; </w:t>
      </w:r>
      <w:proofErr w:type="spellStart"/>
      <w:r>
        <w:rPr>
          <w:rFonts w:ascii="Cascadia Mono" w:hAnsi="Cascadia Mono" w:cs="Cascadia Mono"/>
          <w:color w:val="000000"/>
          <w:kern w:val="0"/>
          <w:sz w:val="19"/>
          <w:szCs w:val="19"/>
        </w:rPr>
        <w:t>empList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List&lt;Employee&gt;</w:t>
      </w:r>
    </w:p>
    <w:p w14:paraId="00B5A99C"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387F5E"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 { Name = </w:t>
      </w:r>
      <w:r>
        <w:rPr>
          <w:rFonts w:ascii="Cascadia Mono" w:hAnsi="Cascadia Mono" w:cs="Cascadia Mono"/>
          <w:color w:val="A31515"/>
          <w:kern w:val="0"/>
          <w:sz w:val="19"/>
          <w:szCs w:val="19"/>
        </w:rPr>
        <w:t>"Anurag"</w:t>
      </w:r>
      <w:r>
        <w:rPr>
          <w:rFonts w:ascii="Cascadia Mono" w:hAnsi="Cascadia Mono" w:cs="Cascadia Mono"/>
          <w:color w:val="000000"/>
          <w:kern w:val="0"/>
          <w:sz w:val="19"/>
          <w:szCs w:val="19"/>
        </w:rPr>
        <w:t>, Gender = 0 },</w:t>
      </w:r>
    </w:p>
    <w:p w14:paraId="167B0DBF"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 { Name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 Gender = 1 },</w:t>
      </w:r>
    </w:p>
    <w:p w14:paraId="09CB1A1A"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 { Name = </w:t>
      </w:r>
      <w:r>
        <w:rPr>
          <w:rFonts w:ascii="Cascadia Mono" w:hAnsi="Cascadia Mono" w:cs="Cascadia Mono"/>
          <w:color w:val="A31515"/>
          <w:kern w:val="0"/>
          <w:sz w:val="19"/>
          <w:szCs w:val="19"/>
        </w:rPr>
        <w:t>"Priyanka"</w:t>
      </w:r>
      <w:r>
        <w:rPr>
          <w:rFonts w:ascii="Cascadia Mono" w:hAnsi="Cascadia Mono" w:cs="Cascadia Mono"/>
          <w:color w:val="000000"/>
          <w:kern w:val="0"/>
          <w:sz w:val="19"/>
          <w:szCs w:val="19"/>
        </w:rPr>
        <w:t>, Gender = 2 },</w:t>
      </w:r>
    </w:p>
    <w:p w14:paraId="4FB51662"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 { Name = </w:t>
      </w:r>
      <w:r>
        <w:rPr>
          <w:rFonts w:ascii="Cascadia Mono" w:hAnsi="Cascadia Mono" w:cs="Cascadia Mono"/>
          <w:color w:val="A31515"/>
          <w:kern w:val="0"/>
          <w:sz w:val="19"/>
          <w:szCs w:val="19"/>
        </w:rPr>
        <w:t>"Sambit"</w:t>
      </w:r>
      <w:r>
        <w:rPr>
          <w:rFonts w:ascii="Cascadia Mono" w:hAnsi="Cascadia Mono" w:cs="Cascadia Mono"/>
          <w:color w:val="000000"/>
          <w:kern w:val="0"/>
          <w:sz w:val="19"/>
          <w:szCs w:val="19"/>
        </w:rPr>
        <w:t>, Gender = 3 }</w:t>
      </w:r>
    </w:p>
    <w:p w14:paraId="71289D9E"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3E33A571"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//Loop through Each Employees and Print the Name and Gender</w:t>
      </w:r>
    </w:p>
    <w:p w14:paraId="5E5EC162"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emp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empList</w:t>
      </w:r>
      <w:proofErr w:type="spellEnd"/>
      <w:r>
        <w:rPr>
          <w:rFonts w:ascii="Cascadia Mono" w:hAnsi="Cascadia Mono" w:cs="Cascadia Mono"/>
          <w:color w:val="000000"/>
          <w:kern w:val="0"/>
          <w:sz w:val="19"/>
          <w:szCs w:val="19"/>
        </w:rPr>
        <w:t>)</w:t>
      </w:r>
    </w:p>
    <w:p w14:paraId="742DA491"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0F31F5"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//To Print the Actual Gender of the Employee, </w:t>
      </w:r>
    </w:p>
    <w:p w14:paraId="5FFC5167"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need to call the </w:t>
      </w:r>
      <w:proofErr w:type="spellStart"/>
      <w:r>
        <w:rPr>
          <w:rFonts w:ascii="Cascadia Mono" w:hAnsi="Cascadia Mono" w:cs="Cascadia Mono"/>
          <w:color w:val="008000"/>
          <w:kern w:val="0"/>
          <w:sz w:val="19"/>
          <w:szCs w:val="19"/>
        </w:rPr>
        <w:t>GetGender</w:t>
      </w:r>
      <w:proofErr w:type="spellEnd"/>
      <w:r>
        <w:rPr>
          <w:rFonts w:ascii="Cascadia Mono" w:hAnsi="Cascadia Mono" w:cs="Cascadia Mono"/>
          <w:color w:val="008000"/>
          <w:kern w:val="0"/>
          <w:sz w:val="19"/>
          <w:szCs w:val="19"/>
        </w:rPr>
        <w:t xml:space="preserve"> Method by passing the Integer Gender Value</w:t>
      </w:r>
    </w:p>
    <w:p w14:paraId="6DCBCE9B"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$"Name =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emp.Name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 &amp;&amp; Gender =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GetGender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emp.Gender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EC2099E"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F7CF3C"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21D60CA9"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B07D65"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GetGender</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gender)</w:t>
      </w:r>
    </w:p>
    <w:p w14:paraId="2CC768E7"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79103E41"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(gender)</w:t>
      </w:r>
    </w:p>
    <w:p w14:paraId="7F3149BB"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E69088"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Gender.Unknown</w:t>
      </w:r>
      <w:proofErr w:type="spellEnd"/>
      <w:r>
        <w:rPr>
          <w:rFonts w:ascii="Cascadia Mono" w:hAnsi="Cascadia Mono" w:cs="Cascadia Mono"/>
          <w:color w:val="000000"/>
          <w:kern w:val="0"/>
          <w:sz w:val="19"/>
          <w:szCs w:val="19"/>
        </w:rPr>
        <w:t>:</w:t>
      </w:r>
    </w:p>
    <w:p w14:paraId="48438626"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"Unknown"</w:t>
      </w:r>
      <w:r>
        <w:rPr>
          <w:rFonts w:ascii="Cascadia Mono" w:hAnsi="Cascadia Mono" w:cs="Cascadia Mono"/>
          <w:color w:val="000000"/>
          <w:kern w:val="0"/>
          <w:sz w:val="19"/>
          <w:szCs w:val="19"/>
        </w:rPr>
        <w:t>;</w:t>
      </w:r>
    </w:p>
    <w:p w14:paraId="617E4A5A"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Gender.Male</w:t>
      </w:r>
      <w:proofErr w:type="spellEnd"/>
      <w:r>
        <w:rPr>
          <w:rFonts w:ascii="Cascadia Mono" w:hAnsi="Cascadia Mono" w:cs="Cascadia Mono"/>
          <w:color w:val="000000"/>
          <w:kern w:val="0"/>
          <w:sz w:val="19"/>
          <w:szCs w:val="19"/>
        </w:rPr>
        <w:t>:</w:t>
      </w:r>
    </w:p>
    <w:p w14:paraId="44F743C6"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w:t>
      </w:r>
    </w:p>
    <w:p w14:paraId="5CEFDE0B"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Gender.Female</w:t>
      </w:r>
      <w:proofErr w:type="spellEnd"/>
      <w:r>
        <w:rPr>
          <w:rFonts w:ascii="Cascadia Mono" w:hAnsi="Cascadia Mono" w:cs="Cascadia Mono"/>
          <w:color w:val="000000"/>
          <w:kern w:val="0"/>
          <w:sz w:val="19"/>
          <w:szCs w:val="19"/>
        </w:rPr>
        <w:t>:</w:t>
      </w:r>
    </w:p>
    <w:p w14:paraId="79262109"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"Female"</w:t>
      </w:r>
      <w:r>
        <w:rPr>
          <w:rFonts w:ascii="Cascadia Mono" w:hAnsi="Cascadia Mono" w:cs="Cascadia Mono"/>
          <w:color w:val="000000"/>
          <w:kern w:val="0"/>
          <w:sz w:val="19"/>
          <w:szCs w:val="19"/>
        </w:rPr>
        <w:t>;</w:t>
      </w:r>
    </w:p>
    <w:p w14:paraId="46CE5CB1"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75C6C70B"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"Invalid Data for Gender"</w:t>
      </w:r>
      <w:r>
        <w:rPr>
          <w:rFonts w:ascii="Cascadia Mono" w:hAnsi="Cascadia Mono" w:cs="Cascadia Mono"/>
          <w:color w:val="000000"/>
          <w:kern w:val="0"/>
          <w:sz w:val="19"/>
          <w:szCs w:val="19"/>
        </w:rPr>
        <w:t>;</w:t>
      </w:r>
    </w:p>
    <w:p w14:paraId="65CEDB8B"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C948B9"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F7CA43"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1712C7"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p>
    <w:p w14:paraId="14383D1A"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4C8CDBFF"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E09F66"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E4FFD20"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Gender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DAE6BC6"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6958C8"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enum</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Gender</w:t>
      </w:r>
    </w:p>
    <w:p w14:paraId="3F7FBFEE"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F2EE0C"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Unknown,</w:t>
      </w:r>
    </w:p>
    <w:p w14:paraId="5CA2FB01"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Male,</w:t>
      </w:r>
    </w:p>
    <w:p w14:paraId="73843B7D"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Female</w:t>
      </w:r>
    </w:p>
    <w:p w14:paraId="32EB1A5B"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339245" w14:textId="005ED6ED" w:rsidR="006A2817" w:rsidRDefault="00FE019E" w:rsidP="00FE019E">
      <w:pPr>
        <w:shd w:val="clear" w:color="auto" w:fill="FFFFFF"/>
        <w:spacing w:after="0" w:line="240" w:lineRule="auto"/>
        <w:jc w:val="both"/>
        <w:textAlignment w:val="baseline"/>
        <w:outlineLvl w:val="4"/>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F07054" w14:textId="77777777" w:rsidR="00E924EE" w:rsidRDefault="00E924EE" w:rsidP="00FE019E">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498B7B29" w14:textId="2ED2F3AD" w:rsidR="00E924EE" w:rsidRDefault="00E924EE" w:rsidP="00FE019E">
      <w:pPr>
        <w:shd w:val="clear" w:color="auto" w:fill="FFFFFF"/>
        <w:spacing w:after="0" w:line="240" w:lineRule="auto"/>
        <w:jc w:val="both"/>
        <w:textAlignment w:val="baseline"/>
        <w:outlineLvl w:val="4"/>
        <w:rPr>
          <w:rFonts w:ascii="Arial" w:hAnsi="Arial" w:cs="Arial"/>
          <w:color w:val="000000"/>
          <w:shd w:val="clear" w:color="auto" w:fill="FFFFFF"/>
        </w:rPr>
      </w:pPr>
      <w:r w:rsidRPr="00E924EE">
        <w:rPr>
          <w:rFonts w:ascii="Arial" w:hAnsi="Arial" w:cs="Arial"/>
          <w:noProof/>
          <w:color w:val="000000"/>
          <w:shd w:val="clear" w:color="auto" w:fill="FFFFFF"/>
        </w:rPr>
        <w:drawing>
          <wp:inline distT="0" distB="0" distL="0" distR="0" wp14:anchorId="6DDAF302" wp14:editId="30C51F83">
            <wp:extent cx="3825850" cy="636570"/>
            <wp:effectExtent l="0" t="0" r="3810" b="0"/>
            <wp:docPr id="153256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68761" name=""/>
                    <pic:cNvPicPr/>
                  </pic:nvPicPr>
                  <pic:blipFill>
                    <a:blip r:embed="rId67"/>
                    <a:stretch>
                      <a:fillRect/>
                    </a:stretch>
                  </pic:blipFill>
                  <pic:spPr>
                    <a:xfrm>
                      <a:off x="0" y="0"/>
                      <a:ext cx="3834677" cy="638039"/>
                    </a:xfrm>
                    <a:prstGeom prst="rect">
                      <a:avLst/>
                    </a:prstGeom>
                  </pic:spPr>
                </pic:pic>
              </a:graphicData>
            </a:graphic>
          </wp:inline>
        </w:drawing>
      </w:r>
    </w:p>
    <w:p w14:paraId="093200C0" w14:textId="77777777" w:rsidR="00A2063F" w:rsidRDefault="00A2063F" w:rsidP="00FE019E">
      <w:pPr>
        <w:shd w:val="clear" w:color="auto" w:fill="FFFFFF"/>
        <w:spacing w:after="0" w:line="240" w:lineRule="auto"/>
        <w:jc w:val="both"/>
        <w:textAlignment w:val="baseline"/>
        <w:outlineLvl w:val="4"/>
        <w:rPr>
          <w:rFonts w:ascii="Arial" w:hAnsi="Arial" w:cs="Arial"/>
          <w:color w:val="000000"/>
          <w:shd w:val="clear" w:color="auto" w:fill="FFFFFF"/>
        </w:rPr>
      </w:pPr>
    </w:p>
    <w:p w14:paraId="119D263F" w14:textId="77777777" w:rsidR="00A2063F" w:rsidRPr="00A2063F" w:rsidRDefault="00A2063F" w:rsidP="00A2063F">
      <w:pPr>
        <w:shd w:val="clear" w:color="auto" w:fill="FFFFFF"/>
        <w:spacing w:after="0" w:line="240" w:lineRule="auto"/>
        <w:jc w:val="both"/>
        <w:textAlignment w:val="baseline"/>
        <w:outlineLvl w:val="4"/>
        <w:rPr>
          <w:rFonts w:ascii="Arial" w:hAnsi="Arial" w:cs="Arial"/>
          <w:color w:val="000000"/>
          <w:shd w:val="clear" w:color="auto" w:fill="FFFFFF"/>
        </w:rPr>
      </w:pPr>
      <w:r>
        <w:rPr>
          <w:rFonts w:ascii="Arial" w:hAnsi="Arial" w:cs="Arial"/>
          <w:color w:val="000000"/>
          <w:shd w:val="clear" w:color="auto" w:fill="FFFFFF"/>
        </w:rPr>
        <w:t xml:space="preserve">Note: </w:t>
      </w:r>
      <w:r w:rsidRPr="00A2063F">
        <w:rPr>
          <w:rFonts w:ascii="Arial" w:hAnsi="Arial" w:cs="Arial"/>
          <w:color w:val="000000"/>
          <w:shd w:val="clear" w:color="auto" w:fill="FFFFFF"/>
        </w:rPr>
        <w:t xml:space="preserve">The default value for the first element of the </w:t>
      </w:r>
      <w:proofErr w:type="spellStart"/>
      <w:r w:rsidRPr="00A2063F">
        <w:rPr>
          <w:rFonts w:ascii="Arial" w:hAnsi="Arial" w:cs="Arial"/>
          <w:color w:val="000000"/>
          <w:shd w:val="clear" w:color="auto" w:fill="FFFFFF"/>
        </w:rPr>
        <w:t>enum</w:t>
      </w:r>
      <w:proofErr w:type="spellEnd"/>
      <w:r w:rsidRPr="00A2063F">
        <w:rPr>
          <w:rFonts w:ascii="Arial" w:hAnsi="Arial" w:cs="Arial"/>
          <w:color w:val="000000"/>
          <w:shd w:val="clear" w:color="auto" w:fill="FFFFFF"/>
        </w:rPr>
        <w:t xml:space="preserve"> is ZERO and gets incremented by 1.</w:t>
      </w:r>
    </w:p>
    <w:p w14:paraId="42A0C047" w14:textId="54D0EEC4" w:rsidR="00A2063F" w:rsidRDefault="00A2063F" w:rsidP="00FE019E">
      <w:pPr>
        <w:shd w:val="clear" w:color="auto" w:fill="FFFFFF"/>
        <w:spacing w:after="0" w:line="240" w:lineRule="auto"/>
        <w:jc w:val="both"/>
        <w:textAlignment w:val="baseline"/>
        <w:outlineLvl w:val="4"/>
        <w:rPr>
          <w:rFonts w:ascii="Arial" w:hAnsi="Arial" w:cs="Arial"/>
          <w:color w:val="000000"/>
          <w:shd w:val="clear" w:color="auto" w:fill="FFFFFF"/>
        </w:rPr>
      </w:pPr>
    </w:p>
    <w:p w14:paraId="7CFF8B23" w14:textId="77777777" w:rsidR="00876DE6" w:rsidRPr="00876DE6" w:rsidRDefault="00876DE6" w:rsidP="00876DE6">
      <w:pPr>
        <w:shd w:val="clear" w:color="auto" w:fill="FFFFFF"/>
        <w:spacing w:after="0" w:line="240" w:lineRule="auto"/>
        <w:jc w:val="both"/>
        <w:textAlignment w:val="baseline"/>
        <w:outlineLvl w:val="4"/>
        <w:rPr>
          <w:rFonts w:ascii="Arial" w:hAnsi="Arial" w:cs="Arial"/>
          <w:b/>
          <w:bCs/>
          <w:color w:val="000000"/>
          <w:shd w:val="clear" w:color="auto" w:fill="FFFFFF"/>
        </w:rPr>
      </w:pPr>
      <w:r w:rsidRPr="00876DE6">
        <w:rPr>
          <w:rFonts w:ascii="Arial" w:hAnsi="Arial" w:cs="Arial"/>
          <w:b/>
          <w:bCs/>
          <w:color w:val="000000"/>
          <w:shd w:val="clear" w:color="auto" w:fill="FFFFFF"/>
        </w:rPr>
        <w:t>What is the Default Type of Enum Members in C#?</w:t>
      </w:r>
    </w:p>
    <w:p w14:paraId="7289B274" w14:textId="77777777" w:rsidR="00876DE6" w:rsidRDefault="00876DE6" w:rsidP="00876DE6">
      <w:pPr>
        <w:shd w:val="clear" w:color="auto" w:fill="FFFFFF"/>
        <w:spacing w:after="0" w:line="240" w:lineRule="auto"/>
        <w:jc w:val="both"/>
        <w:textAlignment w:val="baseline"/>
        <w:outlineLvl w:val="4"/>
        <w:rPr>
          <w:rFonts w:ascii="Arial" w:hAnsi="Arial" w:cs="Arial"/>
          <w:color w:val="000000"/>
          <w:shd w:val="clear" w:color="auto" w:fill="FFFFFF"/>
        </w:rPr>
      </w:pPr>
      <w:r w:rsidRPr="00876DE6">
        <w:rPr>
          <w:rFonts w:ascii="Arial" w:hAnsi="Arial" w:cs="Arial"/>
          <w:color w:val="000000"/>
          <w:shd w:val="clear" w:color="auto" w:fill="FFFFFF"/>
        </w:rPr>
        <w:t xml:space="preserve">The default underlying type of </w:t>
      </w:r>
      <w:proofErr w:type="spellStart"/>
      <w:r w:rsidRPr="00876DE6">
        <w:rPr>
          <w:rFonts w:ascii="Arial" w:hAnsi="Arial" w:cs="Arial"/>
          <w:color w:val="000000"/>
          <w:shd w:val="clear" w:color="auto" w:fill="FFFFFF"/>
        </w:rPr>
        <w:t>enum</w:t>
      </w:r>
      <w:proofErr w:type="spellEnd"/>
      <w:r w:rsidRPr="00876DE6">
        <w:rPr>
          <w:rFonts w:ascii="Arial" w:hAnsi="Arial" w:cs="Arial"/>
          <w:color w:val="000000"/>
          <w:shd w:val="clear" w:color="auto" w:fill="FFFFFF"/>
        </w:rPr>
        <w:t xml:space="preserve"> is int and the value starts at ZERO and is incremented by 1 for each </w:t>
      </w:r>
      <w:proofErr w:type="spellStart"/>
      <w:r w:rsidRPr="00876DE6">
        <w:rPr>
          <w:rFonts w:ascii="Arial" w:hAnsi="Arial" w:cs="Arial"/>
          <w:color w:val="000000"/>
          <w:shd w:val="clear" w:color="auto" w:fill="FFFFFF"/>
        </w:rPr>
        <w:t>enum</w:t>
      </w:r>
      <w:proofErr w:type="spellEnd"/>
      <w:r w:rsidRPr="00876DE6">
        <w:rPr>
          <w:rFonts w:ascii="Arial" w:hAnsi="Arial" w:cs="Arial"/>
          <w:color w:val="000000"/>
          <w:shd w:val="clear" w:color="auto" w:fill="FFFFFF"/>
        </w:rPr>
        <w:t xml:space="preserve"> member. For example, in the below Enum, the type of Unknown, Male, and Female, and the value for Unknown is 0, Male is 1, and Female is 2.</w:t>
      </w:r>
    </w:p>
    <w:p w14:paraId="40C0B048" w14:textId="77777777" w:rsidR="00876DE6" w:rsidRPr="00876DE6" w:rsidRDefault="00876DE6" w:rsidP="00876DE6">
      <w:pPr>
        <w:shd w:val="clear" w:color="auto" w:fill="FFFFFF"/>
        <w:spacing w:after="0" w:line="240" w:lineRule="auto"/>
        <w:jc w:val="both"/>
        <w:textAlignment w:val="baseline"/>
        <w:outlineLvl w:val="4"/>
        <w:rPr>
          <w:rFonts w:ascii="Arial" w:hAnsi="Arial" w:cs="Arial"/>
          <w:color w:val="000000"/>
          <w:shd w:val="clear" w:color="auto" w:fill="FFFFFF"/>
        </w:rPr>
      </w:pPr>
    </w:p>
    <w:p w14:paraId="7EB404A0" w14:textId="5F75A115" w:rsidR="00876DE6" w:rsidRDefault="00876DE6" w:rsidP="00FE019E">
      <w:pPr>
        <w:shd w:val="clear" w:color="auto" w:fill="FFFFFF"/>
        <w:spacing w:after="0" w:line="240" w:lineRule="auto"/>
        <w:jc w:val="both"/>
        <w:textAlignment w:val="baseline"/>
        <w:outlineLvl w:val="4"/>
        <w:rPr>
          <w:rFonts w:ascii="Arial" w:hAnsi="Arial" w:cs="Arial"/>
          <w:color w:val="000000"/>
          <w:shd w:val="clear" w:color="auto" w:fill="FFFFFF"/>
        </w:rPr>
      </w:pPr>
      <w:r w:rsidRPr="00876DE6">
        <w:rPr>
          <w:rFonts w:ascii="Arial" w:hAnsi="Arial" w:cs="Arial"/>
          <w:noProof/>
          <w:color w:val="000000"/>
          <w:shd w:val="clear" w:color="auto" w:fill="FFFFFF"/>
        </w:rPr>
        <w:drawing>
          <wp:inline distT="0" distB="0" distL="0" distR="0" wp14:anchorId="1BD6019E" wp14:editId="48C36A4A">
            <wp:extent cx="2699309" cy="1032456"/>
            <wp:effectExtent l="0" t="0" r="6350" b="0"/>
            <wp:docPr id="148941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16920" name=""/>
                    <pic:cNvPicPr/>
                  </pic:nvPicPr>
                  <pic:blipFill>
                    <a:blip r:embed="rId68"/>
                    <a:stretch>
                      <a:fillRect/>
                    </a:stretch>
                  </pic:blipFill>
                  <pic:spPr>
                    <a:xfrm>
                      <a:off x="0" y="0"/>
                      <a:ext cx="2713129" cy="1037742"/>
                    </a:xfrm>
                    <a:prstGeom prst="rect">
                      <a:avLst/>
                    </a:prstGeom>
                  </pic:spPr>
                </pic:pic>
              </a:graphicData>
            </a:graphic>
          </wp:inline>
        </w:drawing>
      </w:r>
    </w:p>
    <w:p w14:paraId="1EFFE914" w14:textId="77777777" w:rsidR="003A18E3" w:rsidRDefault="003A18E3" w:rsidP="00FE019E">
      <w:pPr>
        <w:shd w:val="clear" w:color="auto" w:fill="FFFFFF"/>
        <w:spacing w:after="0" w:line="240" w:lineRule="auto"/>
        <w:jc w:val="both"/>
        <w:textAlignment w:val="baseline"/>
        <w:outlineLvl w:val="4"/>
        <w:rPr>
          <w:rFonts w:ascii="Arial" w:hAnsi="Arial" w:cs="Arial"/>
          <w:color w:val="000000"/>
          <w:shd w:val="clear" w:color="auto" w:fill="FFFFFF"/>
        </w:rPr>
      </w:pPr>
    </w:p>
    <w:p w14:paraId="7CB247B8" w14:textId="77777777" w:rsidR="00A96854" w:rsidRPr="00A96854" w:rsidRDefault="00A96854" w:rsidP="00A96854">
      <w:pPr>
        <w:shd w:val="clear" w:color="auto" w:fill="FFFFFF"/>
        <w:spacing w:after="0" w:line="240" w:lineRule="auto"/>
        <w:jc w:val="both"/>
        <w:textAlignment w:val="baseline"/>
        <w:outlineLvl w:val="4"/>
        <w:rPr>
          <w:rFonts w:ascii="Arial" w:hAnsi="Arial" w:cs="Arial"/>
          <w:b/>
          <w:bCs/>
          <w:color w:val="000000"/>
          <w:shd w:val="clear" w:color="auto" w:fill="FFFFFF"/>
        </w:rPr>
      </w:pPr>
      <w:r w:rsidRPr="00A96854">
        <w:rPr>
          <w:rFonts w:ascii="Arial" w:hAnsi="Arial" w:cs="Arial"/>
          <w:b/>
          <w:bCs/>
          <w:color w:val="000000"/>
          <w:shd w:val="clear" w:color="auto" w:fill="FFFFFF"/>
        </w:rPr>
        <w:lastRenderedPageBreak/>
        <w:t>What is a Property in C#?</w:t>
      </w:r>
    </w:p>
    <w:p w14:paraId="5E766384" w14:textId="77777777" w:rsidR="00A96854" w:rsidRPr="00A96854" w:rsidRDefault="00A96854" w:rsidP="00A96854">
      <w:pPr>
        <w:shd w:val="clear" w:color="auto" w:fill="FFFFFF"/>
        <w:spacing w:after="0" w:line="240" w:lineRule="auto"/>
        <w:jc w:val="both"/>
        <w:textAlignment w:val="baseline"/>
        <w:outlineLvl w:val="4"/>
        <w:rPr>
          <w:rFonts w:ascii="Arial" w:hAnsi="Arial" w:cs="Arial"/>
          <w:color w:val="000000"/>
          <w:shd w:val="clear" w:color="auto" w:fill="FFFFFF"/>
        </w:rPr>
      </w:pPr>
      <w:r w:rsidRPr="00A96854">
        <w:rPr>
          <w:rFonts w:ascii="Arial" w:hAnsi="Arial" w:cs="Arial"/>
          <w:color w:val="000000"/>
          <w:shd w:val="clear" w:color="auto" w:fill="FFFFFF"/>
        </w:rPr>
        <w:t>A Property in C# is a member of a class that is used to set and get the data from a data field (i.e. variable) of a class. The most important point that you need to remember is that a property in C# is never used to store any data, it just acts as an interface or medium to transfer the data. We use the Properties as they are public data members of a class, but they are actually special methods called accessors.</w:t>
      </w:r>
    </w:p>
    <w:p w14:paraId="628396F3" w14:textId="3060DA81" w:rsidR="003A18E3" w:rsidRDefault="003A18E3" w:rsidP="00FE019E">
      <w:pPr>
        <w:shd w:val="clear" w:color="auto" w:fill="FFFFFF"/>
        <w:spacing w:after="0" w:line="240" w:lineRule="auto"/>
        <w:jc w:val="both"/>
        <w:textAlignment w:val="baseline"/>
        <w:outlineLvl w:val="4"/>
        <w:rPr>
          <w:rFonts w:ascii="Arial" w:hAnsi="Arial" w:cs="Arial"/>
          <w:color w:val="000000"/>
          <w:shd w:val="clear" w:color="auto" w:fill="FFFFFF"/>
        </w:rPr>
      </w:pPr>
    </w:p>
    <w:p w14:paraId="7702B258" w14:textId="77777777" w:rsidR="00A96854" w:rsidRPr="00A96854" w:rsidRDefault="00A96854" w:rsidP="00A96854">
      <w:pPr>
        <w:shd w:val="clear" w:color="auto" w:fill="FFFFFF"/>
        <w:spacing w:after="0" w:line="240" w:lineRule="auto"/>
        <w:jc w:val="both"/>
        <w:textAlignment w:val="baseline"/>
        <w:outlineLvl w:val="4"/>
        <w:rPr>
          <w:rFonts w:ascii="Arial" w:hAnsi="Arial" w:cs="Arial"/>
          <w:b/>
          <w:bCs/>
          <w:color w:val="000000"/>
          <w:shd w:val="clear" w:color="auto" w:fill="FFFFFF"/>
        </w:rPr>
      </w:pPr>
      <w:r w:rsidRPr="00A96854">
        <w:rPr>
          <w:rFonts w:ascii="Arial" w:hAnsi="Arial" w:cs="Arial"/>
          <w:b/>
          <w:bCs/>
          <w:color w:val="000000"/>
          <w:shd w:val="clear" w:color="auto" w:fill="FFFFFF"/>
        </w:rPr>
        <w:t>What are Accessors in C#?</w:t>
      </w:r>
    </w:p>
    <w:p w14:paraId="3D80D287" w14:textId="77777777" w:rsidR="00A96854" w:rsidRPr="00A96854" w:rsidRDefault="00A96854" w:rsidP="00A96854">
      <w:pPr>
        <w:shd w:val="clear" w:color="auto" w:fill="FFFFFF"/>
        <w:spacing w:after="0" w:line="240" w:lineRule="auto"/>
        <w:jc w:val="both"/>
        <w:textAlignment w:val="baseline"/>
        <w:outlineLvl w:val="4"/>
        <w:rPr>
          <w:rFonts w:ascii="Arial" w:hAnsi="Arial" w:cs="Arial"/>
          <w:color w:val="000000"/>
          <w:shd w:val="clear" w:color="auto" w:fill="FFFFFF"/>
        </w:rPr>
      </w:pPr>
      <w:r w:rsidRPr="00A96854">
        <w:rPr>
          <w:rFonts w:ascii="Arial" w:hAnsi="Arial" w:cs="Arial"/>
          <w:color w:val="000000"/>
          <w:shd w:val="clear" w:color="auto" w:fill="FFFFFF"/>
        </w:rPr>
        <w:t>The Assessors are nothing but special methods which are used to set and get the values from the underlying data member (i.e. variable) of a class. Assessors are of two types. They are as follows:</w:t>
      </w:r>
    </w:p>
    <w:p w14:paraId="121968ED" w14:textId="77777777" w:rsidR="00A96854" w:rsidRPr="00A96854" w:rsidRDefault="00A96854" w:rsidP="00A96854">
      <w:pPr>
        <w:numPr>
          <w:ilvl w:val="0"/>
          <w:numId w:val="32"/>
        </w:numPr>
        <w:shd w:val="clear" w:color="auto" w:fill="FFFFFF"/>
        <w:spacing w:after="0" w:line="240" w:lineRule="auto"/>
        <w:jc w:val="both"/>
        <w:textAlignment w:val="baseline"/>
        <w:outlineLvl w:val="4"/>
        <w:rPr>
          <w:rFonts w:ascii="Arial" w:hAnsi="Arial" w:cs="Arial"/>
          <w:color w:val="000000"/>
          <w:shd w:val="clear" w:color="auto" w:fill="FFFFFF"/>
        </w:rPr>
      </w:pPr>
      <w:r w:rsidRPr="00A96854">
        <w:rPr>
          <w:rFonts w:ascii="Arial" w:hAnsi="Arial" w:cs="Arial"/>
          <w:b/>
          <w:bCs/>
          <w:color w:val="000000"/>
          <w:shd w:val="clear" w:color="auto" w:fill="FFFFFF"/>
        </w:rPr>
        <w:t>Set Accessor</w:t>
      </w:r>
    </w:p>
    <w:p w14:paraId="73DB0471" w14:textId="77777777" w:rsidR="00A96854" w:rsidRPr="004F35D3" w:rsidRDefault="00A96854" w:rsidP="00A96854">
      <w:pPr>
        <w:numPr>
          <w:ilvl w:val="0"/>
          <w:numId w:val="32"/>
        </w:numPr>
        <w:shd w:val="clear" w:color="auto" w:fill="FFFFFF"/>
        <w:spacing w:after="0" w:line="240" w:lineRule="auto"/>
        <w:jc w:val="both"/>
        <w:textAlignment w:val="baseline"/>
        <w:outlineLvl w:val="4"/>
        <w:rPr>
          <w:rFonts w:ascii="Arial" w:hAnsi="Arial" w:cs="Arial"/>
          <w:color w:val="000000"/>
          <w:shd w:val="clear" w:color="auto" w:fill="FFFFFF"/>
        </w:rPr>
      </w:pPr>
      <w:r w:rsidRPr="00A96854">
        <w:rPr>
          <w:rFonts w:ascii="Arial" w:hAnsi="Arial" w:cs="Arial"/>
          <w:b/>
          <w:bCs/>
          <w:color w:val="000000"/>
          <w:shd w:val="clear" w:color="auto" w:fill="FFFFFF"/>
        </w:rPr>
        <w:t>Get Accessor</w:t>
      </w:r>
    </w:p>
    <w:p w14:paraId="5A54DC13" w14:textId="77777777" w:rsidR="004F35D3" w:rsidRDefault="004F35D3" w:rsidP="004F35D3">
      <w:pPr>
        <w:shd w:val="clear" w:color="auto" w:fill="FFFFFF"/>
        <w:spacing w:after="0" w:line="240" w:lineRule="auto"/>
        <w:jc w:val="both"/>
        <w:textAlignment w:val="baseline"/>
        <w:outlineLvl w:val="4"/>
        <w:rPr>
          <w:rFonts w:ascii="Arial" w:hAnsi="Arial" w:cs="Arial"/>
          <w:b/>
          <w:bCs/>
          <w:color w:val="000000"/>
          <w:shd w:val="clear" w:color="auto" w:fill="FFFFFF"/>
        </w:rPr>
      </w:pPr>
    </w:p>
    <w:p w14:paraId="03F081D9"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FF"/>
          <w:kern w:val="0"/>
          <w:sz w:val="16"/>
          <w:szCs w:val="16"/>
        </w:rPr>
        <w:t>using</w:t>
      </w:r>
      <w:r w:rsidRPr="004F35D3">
        <w:rPr>
          <w:rFonts w:ascii="Cascadia Mono" w:hAnsi="Cascadia Mono" w:cs="Cascadia Mono"/>
          <w:color w:val="000000"/>
          <w:kern w:val="0"/>
          <w:sz w:val="16"/>
          <w:szCs w:val="16"/>
        </w:rPr>
        <w:t xml:space="preserve"> System;</w:t>
      </w:r>
    </w:p>
    <w:p w14:paraId="3CB20486"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FF"/>
          <w:kern w:val="0"/>
          <w:sz w:val="16"/>
          <w:szCs w:val="16"/>
        </w:rPr>
        <w:t>namespace</w:t>
      </w:r>
      <w:r w:rsidRPr="004F35D3">
        <w:rPr>
          <w:rFonts w:ascii="Cascadia Mono" w:hAnsi="Cascadia Mono" w:cs="Cascadia Mono"/>
          <w:color w:val="000000"/>
          <w:kern w:val="0"/>
          <w:sz w:val="16"/>
          <w:szCs w:val="16"/>
        </w:rPr>
        <w:t xml:space="preserve"> </w:t>
      </w:r>
      <w:proofErr w:type="spellStart"/>
      <w:r w:rsidRPr="004F35D3">
        <w:rPr>
          <w:rFonts w:ascii="Cascadia Mono" w:hAnsi="Cascadia Mono" w:cs="Cascadia Mono"/>
          <w:color w:val="000000"/>
          <w:kern w:val="0"/>
          <w:sz w:val="16"/>
          <w:szCs w:val="16"/>
        </w:rPr>
        <w:t>PropertyDemo</w:t>
      </w:r>
      <w:proofErr w:type="spellEnd"/>
    </w:p>
    <w:p w14:paraId="14646658"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w:t>
      </w:r>
    </w:p>
    <w:p w14:paraId="6AB6F364"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public</w:t>
      </w: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class</w:t>
      </w:r>
      <w:r w:rsidRPr="004F35D3">
        <w:rPr>
          <w:rFonts w:ascii="Cascadia Mono" w:hAnsi="Cascadia Mono" w:cs="Cascadia Mono"/>
          <w:color w:val="000000"/>
          <w:kern w:val="0"/>
          <w:sz w:val="16"/>
          <w:szCs w:val="16"/>
        </w:rPr>
        <w:t xml:space="preserve"> </w:t>
      </w:r>
      <w:r w:rsidRPr="004F35D3">
        <w:rPr>
          <w:rFonts w:ascii="Cascadia Mono" w:hAnsi="Cascadia Mono" w:cs="Cascadia Mono"/>
          <w:color w:val="2B91AF"/>
          <w:kern w:val="0"/>
          <w:sz w:val="16"/>
          <w:szCs w:val="16"/>
        </w:rPr>
        <w:t>Employee</w:t>
      </w:r>
    </w:p>
    <w:p w14:paraId="07A430BA"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40EE0A8A"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8000"/>
          <w:kern w:val="0"/>
          <w:sz w:val="16"/>
          <w:szCs w:val="16"/>
        </w:rPr>
        <w:t>//Private Data Members</w:t>
      </w:r>
    </w:p>
    <w:p w14:paraId="0717281A"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private</w:t>
      </w: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int</w:t>
      </w:r>
      <w:r w:rsidRPr="004F35D3">
        <w:rPr>
          <w:rFonts w:ascii="Cascadia Mono" w:hAnsi="Cascadia Mono" w:cs="Cascadia Mono"/>
          <w:color w:val="000000"/>
          <w:kern w:val="0"/>
          <w:sz w:val="16"/>
          <w:szCs w:val="16"/>
        </w:rPr>
        <w:t xml:space="preserve"> _</w:t>
      </w:r>
      <w:proofErr w:type="spellStart"/>
      <w:r w:rsidRPr="004F35D3">
        <w:rPr>
          <w:rFonts w:ascii="Cascadia Mono" w:hAnsi="Cascadia Mono" w:cs="Cascadia Mono"/>
          <w:color w:val="000000"/>
          <w:kern w:val="0"/>
          <w:sz w:val="16"/>
          <w:szCs w:val="16"/>
        </w:rPr>
        <w:t>EmpId</w:t>
      </w:r>
      <w:proofErr w:type="spellEnd"/>
      <w:r w:rsidRPr="004F35D3">
        <w:rPr>
          <w:rFonts w:ascii="Cascadia Mono" w:hAnsi="Cascadia Mono" w:cs="Cascadia Mono"/>
          <w:color w:val="000000"/>
          <w:kern w:val="0"/>
          <w:sz w:val="16"/>
          <w:szCs w:val="16"/>
        </w:rPr>
        <w:t>;</w:t>
      </w:r>
    </w:p>
    <w:p w14:paraId="1E6A2A5D" w14:textId="77777777" w:rsid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private</w:t>
      </w: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string</w:t>
      </w:r>
      <w:r w:rsidRPr="004F35D3">
        <w:rPr>
          <w:rFonts w:ascii="Cascadia Mono" w:hAnsi="Cascadia Mono" w:cs="Cascadia Mono"/>
          <w:color w:val="000000"/>
          <w:kern w:val="0"/>
          <w:sz w:val="16"/>
          <w:szCs w:val="16"/>
        </w:rPr>
        <w:t xml:space="preserve"> _EmpName;</w:t>
      </w:r>
    </w:p>
    <w:p w14:paraId="5C91356D" w14:textId="44BA69C5" w:rsidR="00622EB3" w:rsidRPr="004F35D3" w:rsidRDefault="00622EB3" w:rsidP="00622EB3">
      <w:pPr>
        <w:autoSpaceDE w:val="0"/>
        <w:autoSpaceDN w:val="0"/>
        <w:adjustRightInd w:val="0"/>
        <w:spacing w:after="0" w:line="240" w:lineRule="auto"/>
        <w:ind w:firstLine="720"/>
        <w:rPr>
          <w:rFonts w:ascii="Cascadia Mono" w:hAnsi="Cascadia Mono" w:cs="Cascadia Mono"/>
          <w:color w:val="000000"/>
          <w:kern w:val="0"/>
          <w:sz w:val="16"/>
          <w:szCs w:val="16"/>
        </w:rPr>
      </w:pPr>
      <w:r w:rsidRPr="004F35D3">
        <w:rPr>
          <w:rFonts w:ascii="Cascadia Mono" w:hAnsi="Cascadia Mono" w:cs="Cascadia Mono"/>
          <w:color w:val="0000FF"/>
          <w:kern w:val="0"/>
          <w:sz w:val="16"/>
          <w:szCs w:val="16"/>
        </w:rPr>
        <w:t>private</w:t>
      </w: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int</w:t>
      </w:r>
      <w:r w:rsidRPr="004F35D3">
        <w:rPr>
          <w:rFonts w:ascii="Cascadia Mono" w:hAnsi="Cascadia Mono" w:cs="Cascadia Mono"/>
          <w:color w:val="000000"/>
          <w:kern w:val="0"/>
          <w:sz w:val="16"/>
          <w:szCs w:val="16"/>
        </w:rPr>
        <w:t xml:space="preserve"> _</w:t>
      </w:r>
      <w:r>
        <w:rPr>
          <w:rFonts w:ascii="Cascadia Mono" w:hAnsi="Cascadia Mono" w:cs="Cascadia Mono"/>
          <w:color w:val="000000"/>
          <w:kern w:val="0"/>
          <w:sz w:val="16"/>
          <w:szCs w:val="16"/>
        </w:rPr>
        <w:t>Salary</w:t>
      </w:r>
      <w:r w:rsidRPr="004F35D3">
        <w:rPr>
          <w:rFonts w:ascii="Cascadia Mono" w:hAnsi="Cascadia Mono" w:cs="Cascadia Mono"/>
          <w:color w:val="000000"/>
          <w:kern w:val="0"/>
          <w:sz w:val="16"/>
          <w:szCs w:val="16"/>
        </w:rPr>
        <w:t>;</w:t>
      </w:r>
    </w:p>
    <w:p w14:paraId="04C389FC" w14:textId="49BB8F3B" w:rsidR="00622EB3" w:rsidRPr="004F35D3" w:rsidRDefault="00622EB3" w:rsidP="00622EB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69E7FF1C"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8000"/>
          <w:kern w:val="0"/>
          <w:sz w:val="16"/>
          <w:szCs w:val="16"/>
        </w:rPr>
        <w:t>//Public Properties</w:t>
      </w:r>
    </w:p>
    <w:p w14:paraId="0432C066"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public</w:t>
      </w: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int</w:t>
      </w:r>
      <w:r w:rsidRPr="004F35D3">
        <w:rPr>
          <w:rFonts w:ascii="Cascadia Mono" w:hAnsi="Cascadia Mono" w:cs="Cascadia Mono"/>
          <w:color w:val="000000"/>
          <w:kern w:val="0"/>
          <w:sz w:val="16"/>
          <w:szCs w:val="16"/>
        </w:rPr>
        <w:t xml:space="preserve"> </w:t>
      </w:r>
      <w:proofErr w:type="spellStart"/>
      <w:r w:rsidRPr="004F35D3">
        <w:rPr>
          <w:rFonts w:ascii="Cascadia Mono" w:hAnsi="Cascadia Mono" w:cs="Cascadia Mono"/>
          <w:color w:val="000000"/>
          <w:kern w:val="0"/>
          <w:sz w:val="16"/>
          <w:szCs w:val="16"/>
        </w:rPr>
        <w:t>EmpId</w:t>
      </w:r>
      <w:proofErr w:type="spellEnd"/>
    </w:p>
    <w:p w14:paraId="1EE223DE" w14:textId="55783775"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            </w:t>
      </w:r>
    </w:p>
    <w:p w14:paraId="6486ADB3"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set</w:t>
      </w:r>
    </w:p>
    <w:p w14:paraId="1DC292C2"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4C84D113"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_</w:t>
      </w:r>
      <w:proofErr w:type="spellStart"/>
      <w:r w:rsidRPr="004F35D3">
        <w:rPr>
          <w:rFonts w:ascii="Cascadia Mono" w:hAnsi="Cascadia Mono" w:cs="Cascadia Mono"/>
          <w:color w:val="000000"/>
          <w:kern w:val="0"/>
          <w:sz w:val="16"/>
          <w:szCs w:val="16"/>
        </w:rPr>
        <w:t>EmpId</w:t>
      </w:r>
      <w:proofErr w:type="spellEnd"/>
      <w:r w:rsidRPr="004F35D3">
        <w:rPr>
          <w:rFonts w:ascii="Cascadia Mono" w:hAnsi="Cascadia Mono" w:cs="Cascadia Mono"/>
          <w:color w:val="000000"/>
          <w:kern w:val="0"/>
          <w:sz w:val="16"/>
          <w:szCs w:val="16"/>
        </w:rPr>
        <w:t xml:space="preserve"> = value;</w:t>
      </w:r>
    </w:p>
    <w:p w14:paraId="58CF2BD0" w14:textId="5E6B5698"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            </w:t>
      </w:r>
    </w:p>
    <w:p w14:paraId="1ED09E69"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get</w:t>
      </w:r>
    </w:p>
    <w:p w14:paraId="4459DF70"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46DD957E"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return</w:t>
      </w:r>
      <w:r w:rsidRPr="004F35D3">
        <w:rPr>
          <w:rFonts w:ascii="Cascadia Mono" w:hAnsi="Cascadia Mono" w:cs="Cascadia Mono"/>
          <w:color w:val="000000"/>
          <w:kern w:val="0"/>
          <w:sz w:val="16"/>
          <w:szCs w:val="16"/>
        </w:rPr>
        <w:t xml:space="preserve"> _</w:t>
      </w:r>
      <w:proofErr w:type="spellStart"/>
      <w:r w:rsidRPr="004F35D3">
        <w:rPr>
          <w:rFonts w:ascii="Cascadia Mono" w:hAnsi="Cascadia Mono" w:cs="Cascadia Mono"/>
          <w:color w:val="000000"/>
          <w:kern w:val="0"/>
          <w:sz w:val="16"/>
          <w:szCs w:val="16"/>
        </w:rPr>
        <w:t>EmpId</w:t>
      </w:r>
      <w:proofErr w:type="spellEnd"/>
      <w:r w:rsidRPr="004F35D3">
        <w:rPr>
          <w:rFonts w:ascii="Cascadia Mono" w:hAnsi="Cascadia Mono" w:cs="Cascadia Mono"/>
          <w:color w:val="000000"/>
          <w:kern w:val="0"/>
          <w:sz w:val="16"/>
          <w:szCs w:val="16"/>
        </w:rPr>
        <w:t>;</w:t>
      </w:r>
    </w:p>
    <w:p w14:paraId="3DBCD964"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10ECAA45"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624CE3D8"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public</w:t>
      </w: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string</w:t>
      </w:r>
      <w:r w:rsidRPr="004F35D3">
        <w:rPr>
          <w:rFonts w:ascii="Cascadia Mono" w:hAnsi="Cascadia Mono" w:cs="Cascadia Mono"/>
          <w:color w:val="000000"/>
          <w:kern w:val="0"/>
          <w:sz w:val="16"/>
          <w:szCs w:val="16"/>
        </w:rPr>
        <w:t xml:space="preserve"> EmpName</w:t>
      </w:r>
    </w:p>
    <w:p w14:paraId="3ACDB9F3"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5DC04160"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set</w:t>
      </w:r>
    </w:p>
    <w:p w14:paraId="3398DCF0"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0A60B90F"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_EmpName = value;</w:t>
      </w:r>
    </w:p>
    <w:p w14:paraId="3DFC362A" w14:textId="4D9F3D9E"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            </w:t>
      </w:r>
    </w:p>
    <w:p w14:paraId="0FB6C9FE"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get</w:t>
      </w:r>
    </w:p>
    <w:p w14:paraId="726FDBDA"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48523E72"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return</w:t>
      </w:r>
      <w:r w:rsidRPr="004F35D3">
        <w:rPr>
          <w:rFonts w:ascii="Cascadia Mono" w:hAnsi="Cascadia Mono" w:cs="Cascadia Mono"/>
          <w:color w:val="000000"/>
          <w:kern w:val="0"/>
          <w:sz w:val="16"/>
          <w:szCs w:val="16"/>
        </w:rPr>
        <w:t xml:space="preserve"> _EmpName;</w:t>
      </w:r>
    </w:p>
    <w:p w14:paraId="163265D2"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2678EAEE" w14:textId="77777777" w:rsid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74F1E890" w14:textId="24A48860" w:rsidR="00622EB3" w:rsidRPr="004F35D3" w:rsidRDefault="00622EB3" w:rsidP="00622EB3">
      <w:pPr>
        <w:autoSpaceDE w:val="0"/>
        <w:autoSpaceDN w:val="0"/>
        <w:adjustRightInd w:val="0"/>
        <w:spacing w:after="0" w:line="240" w:lineRule="auto"/>
        <w:ind w:firstLine="720"/>
        <w:rPr>
          <w:rFonts w:ascii="Cascadia Mono" w:hAnsi="Cascadia Mono" w:cs="Cascadia Mono"/>
          <w:color w:val="000000"/>
          <w:kern w:val="0"/>
          <w:sz w:val="16"/>
          <w:szCs w:val="16"/>
        </w:rPr>
      </w:pPr>
      <w:r w:rsidRPr="004F35D3">
        <w:rPr>
          <w:rFonts w:ascii="Cascadia Mono" w:hAnsi="Cascadia Mono" w:cs="Cascadia Mono"/>
          <w:color w:val="0000FF"/>
          <w:kern w:val="0"/>
          <w:sz w:val="16"/>
          <w:szCs w:val="16"/>
        </w:rPr>
        <w:t>public</w:t>
      </w:r>
      <w:r w:rsidRPr="004F35D3">
        <w:rPr>
          <w:rFonts w:ascii="Cascadia Mono" w:hAnsi="Cascadia Mono" w:cs="Cascadia Mono"/>
          <w:color w:val="000000"/>
          <w:kern w:val="0"/>
          <w:sz w:val="16"/>
          <w:szCs w:val="16"/>
        </w:rPr>
        <w:t xml:space="preserve"> </w:t>
      </w:r>
      <w:r w:rsidR="00976A26">
        <w:rPr>
          <w:rFonts w:ascii="Cascadia Mono" w:hAnsi="Cascadia Mono" w:cs="Cascadia Mono"/>
          <w:color w:val="0000FF"/>
          <w:kern w:val="0"/>
          <w:sz w:val="16"/>
          <w:szCs w:val="16"/>
        </w:rPr>
        <w:t xml:space="preserve">int </w:t>
      </w:r>
      <w:r w:rsidR="001C4E80">
        <w:rPr>
          <w:rFonts w:ascii="Cascadia Mono" w:hAnsi="Cascadia Mono" w:cs="Cascadia Mono"/>
          <w:color w:val="000000"/>
          <w:kern w:val="0"/>
          <w:sz w:val="16"/>
          <w:szCs w:val="16"/>
        </w:rPr>
        <w:t>Salary</w:t>
      </w:r>
    </w:p>
    <w:p w14:paraId="7F73D41F" w14:textId="77777777" w:rsidR="00622EB3" w:rsidRPr="004F35D3" w:rsidRDefault="00622EB3" w:rsidP="00622EB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199D9430" w14:textId="77777777" w:rsidR="00622EB3" w:rsidRPr="004F35D3" w:rsidRDefault="00622EB3" w:rsidP="00622EB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set</w:t>
      </w:r>
    </w:p>
    <w:p w14:paraId="4D4AB0B5" w14:textId="77777777" w:rsidR="00622EB3" w:rsidRPr="004F35D3" w:rsidRDefault="00622EB3" w:rsidP="00622EB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4569DD3B" w14:textId="71B36971" w:rsidR="00622EB3" w:rsidRPr="004F35D3" w:rsidRDefault="00622EB3" w:rsidP="00622EB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_</w:t>
      </w:r>
      <w:r w:rsidR="001C4E80">
        <w:rPr>
          <w:rFonts w:ascii="Cascadia Mono" w:hAnsi="Cascadia Mono" w:cs="Cascadia Mono"/>
          <w:color w:val="000000"/>
          <w:kern w:val="0"/>
          <w:sz w:val="16"/>
          <w:szCs w:val="16"/>
        </w:rPr>
        <w:t>Salary</w:t>
      </w:r>
      <w:r w:rsidRPr="004F35D3">
        <w:rPr>
          <w:rFonts w:ascii="Cascadia Mono" w:hAnsi="Cascadia Mono" w:cs="Cascadia Mono"/>
          <w:color w:val="000000"/>
          <w:kern w:val="0"/>
          <w:sz w:val="16"/>
          <w:szCs w:val="16"/>
        </w:rPr>
        <w:t xml:space="preserve"> = value;</w:t>
      </w:r>
    </w:p>
    <w:p w14:paraId="0958F33C" w14:textId="77777777" w:rsidR="00622EB3" w:rsidRPr="004F35D3" w:rsidRDefault="00622EB3" w:rsidP="00622EB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            </w:t>
      </w:r>
    </w:p>
    <w:p w14:paraId="3477ED42" w14:textId="77777777" w:rsidR="00622EB3" w:rsidRPr="004F35D3" w:rsidRDefault="00622EB3" w:rsidP="00622EB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get</w:t>
      </w:r>
    </w:p>
    <w:p w14:paraId="77D5DA1C" w14:textId="77777777" w:rsidR="00622EB3" w:rsidRPr="004F35D3" w:rsidRDefault="00622EB3" w:rsidP="00622EB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621D5BE8" w14:textId="2FE14F7E" w:rsidR="00622EB3" w:rsidRPr="004F35D3" w:rsidRDefault="00622EB3" w:rsidP="00622EB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return</w:t>
      </w:r>
      <w:r w:rsidRPr="004F35D3">
        <w:rPr>
          <w:rFonts w:ascii="Cascadia Mono" w:hAnsi="Cascadia Mono" w:cs="Cascadia Mono"/>
          <w:color w:val="000000"/>
          <w:kern w:val="0"/>
          <w:sz w:val="16"/>
          <w:szCs w:val="16"/>
        </w:rPr>
        <w:t xml:space="preserve"> _</w:t>
      </w:r>
      <w:r w:rsidR="001C4E80">
        <w:rPr>
          <w:rFonts w:ascii="Cascadia Mono" w:hAnsi="Cascadia Mono" w:cs="Cascadia Mono"/>
          <w:color w:val="000000"/>
          <w:kern w:val="0"/>
          <w:sz w:val="16"/>
          <w:szCs w:val="16"/>
        </w:rPr>
        <w:t>Salary</w:t>
      </w:r>
      <w:r w:rsidRPr="004F35D3">
        <w:rPr>
          <w:rFonts w:ascii="Cascadia Mono" w:hAnsi="Cascadia Mono" w:cs="Cascadia Mono"/>
          <w:color w:val="000000"/>
          <w:kern w:val="0"/>
          <w:sz w:val="16"/>
          <w:szCs w:val="16"/>
        </w:rPr>
        <w:t>;</w:t>
      </w:r>
    </w:p>
    <w:p w14:paraId="1B5BB750" w14:textId="77777777" w:rsidR="00622EB3" w:rsidRPr="004F35D3" w:rsidRDefault="00622EB3" w:rsidP="00622EB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28943E59" w14:textId="77777777" w:rsidR="00622EB3" w:rsidRPr="004F35D3" w:rsidRDefault="00622EB3" w:rsidP="00622EB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78BFE645" w14:textId="77777777" w:rsidR="00622EB3" w:rsidRPr="004F35D3" w:rsidRDefault="00622EB3" w:rsidP="004F35D3">
      <w:pPr>
        <w:autoSpaceDE w:val="0"/>
        <w:autoSpaceDN w:val="0"/>
        <w:adjustRightInd w:val="0"/>
        <w:spacing w:after="0" w:line="240" w:lineRule="auto"/>
        <w:rPr>
          <w:rFonts w:ascii="Cascadia Mono" w:hAnsi="Cascadia Mono" w:cs="Cascadia Mono"/>
          <w:color w:val="000000"/>
          <w:kern w:val="0"/>
          <w:sz w:val="16"/>
          <w:szCs w:val="16"/>
        </w:rPr>
      </w:pPr>
    </w:p>
    <w:p w14:paraId="07D96470"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39EEC41A"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class</w:t>
      </w:r>
      <w:r w:rsidRPr="004F35D3">
        <w:rPr>
          <w:rFonts w:ascii="Cascadia Mono" w:hAnsi="Cascadia Mono" w:cs="Cascadia Mono"/>
          <w:color w:val="000000"/>
          <w:kern w:val="0"/>
          <w:sz w:val="16"/>
          <w:szCs w:val="16"/>
        </w:rPr>
        <w:t xml:space="preserve"> </w:t>
      </w:r>
      <w:r w:rsidRPr="004F35D3">
        <w:rPr>
          <w:rFonts w:ascii="Cascadia Mono" w:hAnsi="Cascadia Mono" w:cs="Cascadia Mono"/>
          <w:color w:val="2B91AF"/>
          <w:kern w:val="0"/>
          <w:sz w:val="16"/>
          <w:szCs w:val="16"/>
        </w:rPr>
        <w:t>Program</w:t>
      </w:r>
    </w:p>
    <w:p w14:paraId="17E5E1C1"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69126774"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static</w:t>
      </w: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00FF"/>
          <w:kern w:val="0"/>
          <w:sz w:val="16"/>
          <w:szCs w:val="16"/>
        </w:rPr>
        <w:t>void</w:t>
      </w:r>
      <w:r w:rsidRPr="004F35D3">
        <w:rPr>
          <w:rFonts w:ascii="Cascadia Mono" w:hAnsi="Cascadia Mono" w:cs="Cascadia Mono"/>
          <w:color w:val="000000"/>
          <w:kern w:val="0"/>
          <w:sz w:val="16"/>
          <w:szCs w:val="16"/>
        </w:rPr>
        <w:t xml:space="preserve"> Main(</w:t>
      </w:r>
      <w:r w:rsidRPr="004F35D3">
        <w:rPr>
          <w:rFonts w:ascii="Cascadia Mono" w:hAnsi="Cascadia Mono" w:cs="Cascadia Mono"/>
          <w:color w:val="0000FF"/>
          <w:kern w:val="0"/>
          <w:sz w:val="16"/>
          <w:szCs w:val="16"/>
        </w:rPr>
        <w:t>string</w:t>
      </w:r>
      <w:r w:rsidRPr="004F35D3">
        <w:rPr>
          <w:rFonts w:ascii="Cascadia Mono" w:hAnsi="Cascadia Mono" w:cs="Cascadia Mono"/>
          <w:color w:val="000000"/>
          <w:kern w:val="0"/>
          <w:sz w:val="16"/>
          <w:szCs w:val="16"/>
        </w:rPr>
        <w:t xml:space="preserve">[] </w:t>
      </w:r>
      <w:proofErr w:type="spellStart"/>
      <w:r w:rsidRPr="004F35D3">
        <w:rPr>
          <w:rFonts w:ascii="Cascadia Mono" w:hAnsi="Cascadia Mono" w:cs="Cascadia Mono"/>
          <w:color w:val="000000"/>
          <w:kern w:val="0"/>
          <w:sz w:val="16"/>
          <w:szCs w:val="16"/>
        </w:rPr>
        <w:t>args</w:t>
      </w:r>
      <w:proofErr w:type="spellEnd"/>
      <w:r w:rsidRPr="004F35D3">
        <w:rPr>
          <w:rFonts w:ascii="Cascadia Mono" w:hAnsi="Cascadia Mono" w:cs="Cascadia Mono"/>
          <w:color w:val="000000"/>
          <w:kern w:val="0"/>
          <w:sz w:val="16"/>
          <w:szCs w:val="16"/>
        </w:rPr>
        <w:t>)</w:t>
      </w:r>
    </w:p>
    <w:p w14:paraId="0217ABC7"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6125B494"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Employee </w:t>
      </w:r>
      <w:proofErr w:type="spellStart"/>
      <w:r w:rsidRPr="004F35D3">
        <w:rPr>
          <w:rFonts w:ascii="Cascadia Mono" w:hAnsi="Cascadia Mono" w:cs="Cascadia Mono"/>
          <w:color w:val="000000"/>
          <w:kern w:val="0"/>
          <w:sz w:val="16"/>
          <w:szCs w:val="16"/>
        </w:rPr>
        <w:t>employee</w:t>
      </w:r>
      <w:proofErr w:type="spellEnd"/>
      <w:r w:rsidRPr="004F35D3">
        <w:rPr>
          <w:rFonts w:ascii="Cascadia Mono" w:hAnsi="Cascadia Mono" w:cs="Cascadia Mono"/>
          <w:color w:val="000000"/>
          <w:kern w:val="0"/>
          <w:sz w:val="16"/>
          <w:szCs w:val="16"/>
        </w:rPr>
        <w:t xml:space="preserve"> = </w:t>
      </w:r>
      <w:r w:rsidRPr="004F35D3">
        <w:rPr>
          <w:rFonts w:ascii="Cascadia Mono" w:hAnsi="Cascadia Mono" w:cs="Cascadia Mono"/>
          <w:color w:val="0000FF"/>
          <w:kern w:val="0"/>
          <w:sz w:val="16"/>
          <w:szCs w:val="16"/>
        </w:rPr>
        <w:t>new</w:t>
      </w:r>
      <w:r w:rsidRPr="004F35D3">
        <w:rPr>
          <w:rFonts w:ascii="Cascadia Mono" w:hAnsi="Cascadia Mono" w:cs="Cascadia Mono"/>
          <w:color w:val="000000"/>
          <w:kern w:val="0"/>
          <w:sz w:val="16"/>
          <w:szCs w:val="16"/>
        </w:rPr>
        <w:t xml:space="preserve"> Employee();</w:t>
      </w:r>
    </w:p>
    <w:p w14:paraId="7E8D6FF3"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8000"/>
          <w:kern w:val="0"/>
          <w:sz w:val="16"/>
          <w:szCs w:val="16"/>
        </w:rPr>
        <w:t>//We cannot access the private data members</w:t>
      </w:r>
    </w:p>
    <w:p w14:paraId="130CBA7C"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8000"/>
          <w:kern w:val="0"/>
          <w:sz w:val="16"/>
          <w:szCs w:val="16"/>
        </w:rPr>
        <w:t xml:space="preserve">//So, using public properties (SET Accessor) we are setting </w:t>
      </w:r>
    </w:p>
    <w:p w14:paraId="6A5AEE9A"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8000"/>
          <w:kern w:val="0"/>
          <w:sz w:val="16"/>
          <w:szCs w:val="16"/>
        </w:rPr>
        <w:t>//the values of private data members</w:t>
      </w:r>
    </w:p>
    <w:p w14:paraId="3D8075B1"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roofErr w:type="spellStart"/>
      <w:r w:rsidRPr="004F35D3">
        <w:rPr>
          <w:rFonts w:ascii="Cascadia Mono" w:hAnsi="Cascadia Mono" w:cs="Cascadia Mono"/>
          <w:color w:val="000000"/>
          <w:kern w:val="0"/>
          <w:sz w:val="16"/>
          <w:szCs w:val="16"/>
        </w:rPr>
        <w:t>employee.EmpId</w:t>
      </w:r>
      <w:proofErr w:type="spellEnd"/>
      <w:r w:rsidRPr="004F35D3">
        <w:rPr>
          <w:rFonts w:ascii="Cascadia Mono" w:hAnsi="Cascadia Mono" w:cs="Cascadia Mono"/>
          <w:color w:val="000000"/>
          <w:kern w:val="0"/>
          <w:sz w:val="16"/>
          <w:szCs w:val="16"/>
        </w:rPr>
        <w:t xml:space="preserve"> = 101;</w:t>
      </w:r>
    </w:p>
    <w:p w14:paraId="042FE8C9" w14:textId="77777777" w:rsid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roofErr w:type="spellStart"/>
      <w:r w:rsidRPr="004F35D3">
        <w:rPr>
          <w:rFonts w:ascii="Cascadia Mono" w:hAnsi="Cascadia Mono" w:cs="Cascadia Mono"/>
          <w:color w:val="000000"/>
          <w:kern w:val="0"/>
          <w:sz w:val="16"/>
          <w:szCs w:val="16"/>
        </w:rPr>
        <w:t>employee.EmpName</w:t>
      </w:r>
      <w:proofErr w:type="spellEnd"/>
      <w:r w:rsidRPr="004F35D3">
        <w:rPr>
          <w:rFonts w:ascii="Cascadia Mono" w:hAnsi="Cascadia Mono" w:cs="Cascadia Mono"/>
          <w:color w:val="000000"/>
          <w:kern w:val="0"/>
          <w:sz w:val="16"/>
          <w:szCs w:val="16"/>
        </w:rPr>
        <w:t xml:space="preserve"> = </w:t>
      </w:r>
      <w:r w:rsidRPr="004F35D3">
        <w:rPr>
          <w:rFonts w:ascii="Cascadia Mono" w:hAnsi="Cascadia Mono" w:cs="Cascadia Mono"/>
          <w:color w:val="A31515"/>
          <w:kern w:val="0"/>
          <w:sz w:val="16"/>
          <w:szCs w:val="16"/>
        </w:rPr>
        <w:t>"Pranaya"</w:t>
      </w:r>
      <w:r w:rsidRPr="004F35D3">
        <w:rPr>
          <w:rFonts w:ascii="Cascadia Mono" w:hAnsi="Cascadia Mono" w:cs="Cascadia Mono"/>
          <w:color w:val="000000"/>
          <w:kern w:val="0"/>
          <w:sz w:val="16"/>
          <w:szCs w:val="16"/>
        </w:rPr>
        <w:t>;</w:t>
      </w:r>
    </w:p>
    <w:p w14:paraId="245F254E" w14:textId="7EB6B293" w:rsidR="001C4E80" w:rsidRPr="004F35D3" w:rsidRDefault="001C4E80" w:rsidP="001C4E80">
      <w:pPr>
        <w:autoSpaceDE w:val="0"/>
        <w:autoSpaceDN w:val="0"/>
        <w:adjustRightInd w:val="0"/>
        <w:spacing w:after="0" w:line="240" w:lineRule="auto"/>
        <w:ind w:left="720"/>
        <w:rPr>
          <w:rFonts w:ascii="Cascadia Mono" w:hAnsi="Cascadia Mono" w:cs="Cascadia Mono"/>
          <w:color w:val="000000"/>
          <w:kern w:val="0"/>
          <w:sz w:val="16"/>
          <w:szCs w:val="16"/>
        </w:rPr>
      </w:pPr>
      <w:r>
        <w:rPr>
          <w:rFonts w:ascii="Cascadia Mono" w:hAnsi="Cascadia Mono" w:cs="Cascadia Mono"/>
          <w:color w:val="000000"/>
          <w:kern w:val="0"/>
          <w:sz w:val="16"/>
          <w:szCs w:val="16"/>
        </w:rPr>
        <w:lastRenderedPageBreak/>
        <w:t xml:space="preserve">    </w:t>
      </w:r>
      <w:proofErr w:type="spellStart"/>
      <w:r w:rsidRPr="004F35D3">
        <w:rPr>
          <w:rFonts w:ascii="Cascadia Mono" w:hAnsi="Cascadia Mono" w:cs="Cascadia Mono"/>
          <w:color w:val="000000"/>
          <w:kern w:val="0"/>
          <w:sz w:val="16"/>
          <w:szCs w:val="16"/>
        </w:rPr>
        <w:t>employee.</w:t>
      </w:r>
      <w:r w:rsidR="00CF5797">
        <w:rPr>
          <w:rFonts w:ascii="Cascadia Mono" w:hAnsi="Cascadia Mono" w:cs="Cascadia Mono"/>
          <w:color w:val="000000"/>
          <w:kern w:val="0"/>
          <w:sz w:val="16"/>
          <w:szCs w:val="16"/>
        </w:rPr>
        <w:t>Salary</w:t>
      </w:r>
      <w:proofErr w:type="spellEnd"/>
      <w:r w:rsidRPr="004F35D3">
        <w:rPr>
          <w:rFonts w:ascii="Cascadia Mono" w:hAnsi="Cascadia Mono" w:cs="Cascadia Mono"/>
          <w:color w:val="000000"/>
          <w:kern w:val="0"/>
          <w:sz w:val="16"/>
          <w:szCs w:val="16"/>
        </w:rPr>
        <w:t xml:space="preserve"> = </w:t>
      </w:r>
      <w:r w:rsidR="009E0D89">
        <w:rPr>
          <w:rFonts w:ascii="Cascadia Mono" w:hAnsi="Cascadia Mono" w:cs="Cascadia Mono"/>
          <w:color w:val="000000"/>
          <w:kern w:val="0"/>
          <w:sz w:val="16"/>
          <w:szCs w:val="16"/>
        </w:rPr>
        <w:t>10000</w:t>
      </w:r>
      <w:r w:rsidRPr="004F35D3">
        <w:rPr>
          <w:rFonts w:ascii="Cascadia Mono" w:hAnsi="Cascadia Mono" w:cs="Cascadia Mono"/>
          <w:color w:val="000000"/>
          <w:kern w:val="0"/>
          <w:sz w:val="16"/>
          <w:szCs w:val="16"/>
        </w:rPr>
        <w:t>;</w:t>
      </w:r>
    </w:p>
    <w:p w14:paraId="3D02268F"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8000"/>
          <w:kern w:val="0"/>
          <w:sz w:val="16"/>
          <w:szCs w:val="16"/>
        </w:rPr>
        <w:t xml:space="preserve">//Using public properties (Get Accessor) we are Getting </w:t>
      </w:r>
    </w:p>
    <w:p w14:paraId="168E16FD"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Pr="004F35D3">
        <w:rPr>
          <w:rFonts w:ascii="Cascadia Mono" w:hAnsi="Cascadia Mono" w:cs="Cascadia Mono"/>
          <w:color w:val="008000"/>
          <w:kern w:val="0"/>
          <w:sz w:val="16"/>
          <w:szCs w:val="16"/>
        </w:rPr>
        <w:t>//the values of private data members</w:t>
      </w:r>
    </w:p>
    <w:p w14:paraId="6414B5FC"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roofErr w:type="spellStart"/>
      <w:r w:rsidRPr="004F35D3">
        <w:rPr>
          <w:rFonts w:ascii="Cascadia Mono" w:hAnsi="Cascadia Mono" w:cs="Cascadia Mono"/>
          <w:color w:val="000000"/>
          <w:kern w:val="0"/>
          <w:sz w:val="16"/>
          <w:szCs w:val="16"/>
        </w:rPr>
        <w:t>Console.WriteLine</w:t>
      </w:r>
      <w:proofErr w:type="spellEnd"/>
      <w:r w:rsidRPr="004F35D3">
        <w:rPr>
          <w:rFonts w:ascii="Cascadia Mono" w:hAnsi="Cascadia Mono" w:cs="Cascadia Mono"/>
          <w:color w:val="000000"/>
          <w:kern w:val="0"/>
          <w:sz w:val="16"/>
          <w:szCs w:val="16"/>
        </w:rPr>
        <w:t>(</w:t>
      </w:r>
      <w:r w:rsidRPr="004F35D3">
        <w:rPr>
          <w:rFonts w:ascii="Cascadia Mono" w:hAnsi="Cascadia Mono" w:cs="Cascadia Mono"/>
          <w:color w:val="A31515"/>
          <w:kern w:val="0"/>
          <w:sz w:val="16"/>
          <w:szCs w:val="16"/>
        </w:rPr>
        <w:t>"Employee Details:"</w:t>
      </w:r>
      <w:r w:rsidRPr="004F35D3">
        <w:rPr>
          <w:rFonts w:ascii="Cascadia Mono" w:hAnsi="Cascadia Mono" w:cs="Cascadia Mono"/>
          <w:color w:val="000000"/>
          <w:kern w:val="0"/>
          <w:sz w:val="16"/>
          <w:szCs w:val="16"/>
        </w:rPr>
        <w:t>);</w:t>
      </w:r>
    </w:p>
    <w:p w14:paraId="099668BB"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roofErr w:type="spellStart"/>
      <w:r w:rsidRPr="004F35D3">
        <w:rPr>
          <w:rFonts w:ascii="Cascadia Mono" w:hAnsi="Cascadia Mono" w:cs="Cascadia Mono"/>
          <w:color w:val="000000"/>
          <w:kern w:val="0"/>
          <w:sz w:val="16"/>
          <w:szCs w:val="16"/>
        </w:rPr>
        <w:t>Console.WriteLine</w:t>
      </w:r>
      <w:proofErr w:type="spellEnd"/>
      <w:r w:rsidRPr="004F35D3">
        <w:rPr>
          <w:rFonts w:ascii="Cascadia Mono" w:hAnsi="Cascadia Mono" w:cs="Cascadia Mono"/>
          <w:color w:val="000000"/>
          <w:kern w:val="0"/>
          <w:sz w:val="16"/>
          <w:szCs w:val="16"/>
        </w:rPr>
        <w:t>(</w:t>
      </w:r>
      <w:r w:rsidRPr="004F35D3">
        <w:rPr>
          <w:rFonts w:ascii="Cascadia Mono" w:hAnsi="Cascadia Mono" w:cs="Cascadia Mono"/>
          <w:color w:val="A31515"/>
          <w:kern w:val="0"/>
          <w:sz w:val="16"/>
          <w:szCs w:val="16"/>
        </w:rPr>
        <w:t>"Employee id:"</w:t>
      </w:r>
      <w:r w:rsidRPr="004F35D3">
        <w:rPr>
          <w:rFonts w:ascii="Cascadia Mono" w:hAnsi="Cascadia Mono" w:cs="Cascadia Mono"/>
          <w:color w:val="000000"/>
          <w:kern w:val="0"/>
          <w:sz w:val="16"/>
          <w:szCs w:val="16"/>
        </w:rPr>
        <w:t xml:space="preserve"> + </w:t>
      </w:r>
      <w:proofErr w:type="spellStart"/>
      <w:r w:rsidRPr="004F35D3">
        <w:rPr>
          <w:rFonts w:ascii="Cascadia Mono" w:hAnsi="Cascadia Mono" w:cs="Cascadia Mono"/>
          <w:color w:val="000000"/>
          <w:kern w:val="0"/>
          <w:sz w:val="16"/>
          <w:szCs w:val="16"/>
        </w:rPr>
        <w:t>employee.EmpId</w:t>
      </w:r>
      <w:proofErr w:type="spellEnd"/>
      <w:r w:rsidRPr="004F35D3">
        <w:rPr>
          <w:rFonts w:ascii="Cascadia Mono" w:hAnsi="Cascadia Mono" w:cs="Cascadia Mono"/>
          <w:color w:val="000000"/>
          <w:kern w:val="0"/>
          <w:sz w:val="16"/>
          <w:szCs w:val="16"/>
        </w:rPr>
        <w:t>);</w:t>
      </w:r>
    </w:p>
    <w:p w14:paraId="433169C4" w14:textId="77777777" w:rsidR="00592D4A" w:rsidRPr="004F35D3" w:rsidRDefault="00592D4A" w:rsidP="00592D4A">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roofErr w:type="spellStart"/>
      <w:r w:rsidRPr="004F35D3">
        <w:rPr>
          <w:rFonts w:ascii="Cascadia Mono" w:hAnsi="Cascadia Mono" w:cs="Cascadia Mono"/>
          <w:color w:val="000000"/>
          <w:kern w:val="0"/>
          <w:sz w:val="16"/>
          <w:szCs w:val="16"/>
        </w:rPr>
        <w:t>Console.WriteLine</w:t>
      </w:r>
      <w:proofErr w:type="spellEnd"/>
      <w:r w:rsidRPr="004F35D3">
        <w:rPr>
          <w:rFonts w:ascii="Cascadia Mono" w:hAnsi="Cascadia Mono" w:cs="Cascadia Mono"/>
          <w:color w:val="000000"/>
          <w:kern w:val="0"/>
          <w:sz w:val="16"/>
          <w:szCs w:val="16"/>
        </w:rPr>
        <w:t>(</w:t>
      </w:r>
      <w:r w:rsidRPr="004F35D3">
        <w:rPr>
          <w:rFonts w:ascii="Cascadia Mono" w:hAnsi="Cascadia Mono" w:cs="Cascadia Mono"/>
          <w:color w:val="A31515"/>
          <w:kern w:val="0"/>
          <w:sz w:val="16"/>
          <w:szCs w:val="16"/>
        </w:rPr>
        <w:t>"Employee name:"</w:t>
      </w:r>
      <w:r w:rsidRPr="004F35D3">
        <w:rPr>
          <w:rFonts w:ascii="Cascadia Mono" w:hAnsi="Cascadia Mono" w:cs="Cascadia Mono"/>
          <w:color w:val="000000"/>
          <w:kern w:val="0"/>
          <w:sz w:val="16"/>
          <w:szCs w:val="16"/>
        </w:rPr>
        <w:t xml:space="preserve"> + </w:t>
      </w:r>
      <w:proofErr w:type="spellStart"/>
      <w:r w:rsidRPr="004F35D3">
        <w:rPr>
          <w:rFonts w:ascii="Cascadia Mono" w:hAnsi="Cascadia Mono" w:cs="Cascadia Mono"/>
          <w:color w:val="000000"/>
          <w:kern w:val="0"/>
          <w:sz w:val="16"/>
          <w:szCs w:val="16"/>
        </w:rPr>
        <w:t>employee.EmpName</w:t>
      </w:r>
      <w:proofErr w:type="spellEnd"/>
      <w:r w:rsidRPr="004F35D3">
        <w:rPr>
          <w:rFonts w:ascii="Cascadia Mono" w:hAnsi="Cascadia Mono" w:cs="Cascadia Mono"/>
          <w:color w:val="000000"/>
          <w:kern w:val="0"/>
          <w:sz w:val="16"/>
          <w:szCs w:val="16"/>
        </w:rPr>
        <w:t>);</w:t>
      </w:r>
    </w:p>
    <w:p w14:paraId="52D50A87" w14:textId="44B7CAAE" w:rsidR="00592D4A" w:rsidRPr="004F35D3" w:rsidRDefault="00592D4A" w:rsidP="00592D4A">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roofErr w:type="spellStart"/>
      <w:r w:rsidRPr="004F35D3">
        <w:rPr>
          <w:rFonts w:ascii="Cascadia Mono" w:hAnsi="Cascadia Mono" w:cs="Cascadia Mono"/>
          <w:color w:val="000000"/>
          <w:kern w:val="0"/>
          <w:sz w:val="16"/>
          <w:szCs w:val="16"/>
        </w:rPr>
        <w:t>Console.WriteLine</w:t>
      </w:r>
      <w:proofErr w:type="spellEnd"/>
      <w:r w:rsidRPr="004F35D3">
        <w:rPr>
          <w:rFonts w:ascii="Cascadia Mono" w:hAnsi="Cascadia Mono" w:cs="Cascadia Mono"/>
          <w:color w:val="000000"/>
          <w:kern w:val="0"/>
          <w:sz w:val="16"/>
          <w:szCs w:val="16"/>
        </w:rPr>
        <w:t>(</w:t>
      </w:r>
      <w:r w:rsidRPr="004F35D3">
        <w:rPr>
          <w:rFonts w:ascii="Cascadia Mono" w:hAnsi="Cascadia Mono" w:cs="Cascadia Mono"/>
          <w:color w:val="A31515"/>
          <w:kern w:val="0"/>
          <w:sz w:val="16"/>
          <w:szCs w:val="16"/>
        </w:rPr>
        <w:t xml:space="preserve">"Employee </w:t>
      </w:r>
      <w:r>
        <w:rPr>
          <w:rFonts w:ascii="Cascadia Mono" w:hAnsi="Cascadia Mono" w:cs="Cascadia Mono"/>
          <w:color w:val="A31515"/>
          <w:kern w:val="0"/>
          <w:sz w:val="16"/>
          <w:szCs w:val="16"/>
        </w:rPr>
        <w:t>salary</w:t>
      </w:r>
      <w:r w:rsidRPr="004F35D3">
        <w:rPr>
          <w:rFonts w:ascii="Cascadia Mono" w:hAnsi="Cascadia Mono" w:cs="Cascadia Mono"/>
          <w:color w:val="A31515"/>
          <w:kern w:val="0"/>
          <w:sz w:val="16"/>
          <w:szCs w:val="16"/>
        </w:rPr>
        <w:t>:"</w:t>
      </w:r>
      <w:r w:rsidRPr="004F35D3">
        <w:rPr>
          <w:rFonts w:ascii="Cascadia Mono" w:hAnsi="Cascadia Mono" w:cs="Cascadia Mono"/>
          <w:color w:val="000000"/>
          <w:kern w:val="0"/>
          <w:sz w:val="16"/>
          <w:szCs w:val="16"/>
        </w:rPr>
        <w:t xml:space="preserve"> + </w:t>
      </w:r>
      <w:proofErr w:type="spellStart"/>
      <w:r w:rsidRPr="004F35D3">
        <w:rPr>
          <w:rFonts w:ascii="Cascadia Mono" w:hAnsi="Cascadia Mono" w:cs="Cascadia Mono"/>
          <w:color w:val="000000"/>
          <w:kern w:val="0"/>
          <w:sz w:val="16"/>
          <w:szCs w:val="16"/>
        </w:rPr>
        <w:t>employee.</w:t>
      </w:r>
      <w:r w:rsidR="0042707B">
        <w:rPr>
          <w:rFonts w:ascii="Cascadia Mono" w:hAnsi="Cascadia Mono" w:cs="Cascadia Mono"/>
          <w:color w:val="000000"/>
          <w:kern w:val="0"/>
          <w:sz w:val="16"/>
          <w:szCs w:val="16"/>
        </w:rPr>
        <w:t>Salary</w:t>
      </w:r>
      <w:proofErr w:type="spellEnd"/>
      <w:r w:rsidRPr="004F35D3">
        <w:rPr>
          <w:rFonts w:ascii="Cascadia Mono" w:hAnsi="Cascadia Mono" w:cs="Cascadia Mono"/>
          <w:color w:val="000000"/>
          <w:kern w:val="0"/>
          <w:sz w:val="16"/>
          <w:szCs w:val="16"/>
        </w:rPr>
        <w:t>);</w:t>
      </w:r>
    </w:p>
    <w:p w14:paraId="2D65D484" w14:textId="5201BA54" w:rsidR="004F35D3" w:rsidRPr="004F35D3" w:rsidRDefault="00592D4A" w:rsidP="00592D4A">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r w:rsidR="004F35D3" w:rsidRPr="004F35D3">
        <w:rPr>
          <w:rFonts w:ascii="Cascadia Mono" w:hAnsi="Cascadia Mono" w:cs="Cascadia Mono"/>
          <w:color w:val="000000"/>
          <w:kern w:val="0"/>
          <w:sz w:val="16"/>
          <w:szCs w:val="16"/>
        </w:rPr>
        <w:t xml:space="preserve"> </w:t>
      </w:r>
      <w:proofErr w:type="spellStart"/>
      <w:r w:rsidR="004F35D3" w:rsidRPr="004F35D3">
        <w:rPr>
          <w:rFonts w:ascii="Cascadia Mono" w:hAnsi="Cascadia Mono" w:cs="Cascadia Mono"/>
          <w:color w:val="000000"/>
          <w:kern w:val="0"/>
          <w:sz w:val="16"/>
          <w:szCs w:val="16"/>
        </w:rPr>
        <w:t>Console.ReadKey</w:t>
      </w:r>
      <w:proofErr w:type="spellEnd"/>
      <w:r w:rsidR="004F35D3" w:rsidRPr="004F35D3">
        <w:rPr>
          <w:rFonts w:ascii="Cascadia Mono" w:hAnsi="Cascadia Mono" w:cs="Cascadia Mono"/>
          <w:color w:val="000000"/>
          <w:kern w:val="0"/>
          <w:sz w:val="16"/>
          <w:szCs w:val="16"/>
        </w:rPr>
        <w:t>();</w:t>
      </w:r>
    </w:p>
    <w:p w14:paraId="3696A784"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4CA54B71" w14:textId="77777777" w:rsidR="004F35D3" w:rsidRPr="004F35D3" w:rsidRDefault="004F35D3" w:rsidP="004F35D3">
      <w:pPr>
        <w:autoSpaceDE w:val="0"/>
        <w:autoSpaceDN w:val="0"/>
        <w:adjustRightInd w:val="0"/>
        <w:spacing w:after="0" w:line="240" w:lineRule="auto"/>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 xml:space="preserve">    }</w:t>
      </w:r>
    </w:p>
    <w:p w14:paraId="7E32AFB7" w14:textId="7C4C1BBE" w:rsidR="004F35D3" w:rsidRDefault="004F35D3" w:rsidP="004F35D3">
      <w:pPr>
        <w:shd w:val="clear" w:color="auto" w:fill="FFFFFF"/>
        <w:spacing w:after="0" w:line="240" w:lineRule="auto"/>
        <w:jc w:val="both"/>
        <w:textAlignment w:val="baseline"/>
        <w:outlineLvl w:val="4"/>
        <w:rPr>
          <w:rFonts w:ascii="Cascadia Mono" w:hAnsi="Cascadia Mono" w:cs="Cascadia Mono"/>
          <w:color w:val="000000"/>
          <w:kern w:val="0"/>
          <w:sz w:val="16"/>
          <w:szCs w:val="16"/>
        </w:rPr>
      </w:pPr>
      <w:r w:rsidRPr="004F35D3">
        <w:rPr>
          <w:rFonts w:ascii="Cascadia Mono" w:hAnsi="Cascadia Mono" w:cs="Cascadia Mono"/>
          <w:color w:val="000000"/>
          <w:kern w:val="0"/>
          <w:sz w:val="16"/>
          <w:szCs w:val="16"/>
        </w:rPr>
        <w:t>}</w:t>
      </w:r>
    </w:p>
    <w:p w14:paraId="4AD5EDAA" w14:textId="77777777" w:rsidR="00DB3F47" w:rsidRDefault="00DB3F47" w:rsidP="004F35D3">
      <w:pPr>
        <w:shd w:val="clear" w:color="auto" w:fill="FFFFFF"/>
        <w:spacing w:after="0" w:line="240" w:lineRule="auto"/>
        <w:jc w:val="both"/>
        <w:textAlignment w:val="baseline"/>
        <w:outlineLvl w:val="4"/>
        <w:rPr>
          <w:rFonts w:ascii="Cascadia Mono" w:hAnsi="Cascadia Mono" w:cs="Cascadia Mono"/>
          <w:color w:val="000000"/>
          <w:kern w:val="0"/>
          <w:sz w:val="16"/>
          <w:szCs w:val="16"/>
        </w:rPr>
      </w:pPr>
    </w:p>
    <w:p w14:paraId="2F54841B" w14:textId="7C9976DC" w:rsidR="00DB3F47" w:rsidRDefault="00DB3F47" w:rsidP="004F35D3">
      <w:pPr>
        <w:shd w:val="clear" w:color="auto" w:fill="FFFFFF"/>
        <w:spacing w:after="0" w:line="240" w:lineRule="auto"/>
        <w:jc w:val="both"/>
        <w:textAlignment w:val="baseline"/>
        <w:outlineLvl w:val="4"/>
        <w:rPr>
          <w:rFonts w:ascii="Arial" w:hAnsi="Arial" w:cs="Arial"/>
          <w:color w:val="000000"/>
          <w:sz w:val="16"/>
          <w:szCs w:val="16"/>
          <w:shd w:val="clear" w:color="auto" w:fill="FFFFFF"/>
        </w:rPr>
      </w:pPr>
      <w:r w:rsidRPr="00DB3F47">
        <w:rPr>
          <w:rFonts w:ascii="Arial" w:hAnsi="Arial" w:cs="Arial"/>
          <w:noProof/>
          <w:color w:val="000000"/>
          <w:sz w:val="16"/>
          <w:szCs w:val="16"/>
          <w:shd w:val="clear" w:color="auto" w:fill="FFFFFF"/>
        </w:rPr>
        <w:drawing>
          <wp:inline distT="0" distB="0" distL="0" distR="0" wp14:anchorId="2671DB39" wp14:editId="251731EF">
            <wp:extent cx="1542074" cy="628022"/>
            <wp:effectExtent l="0" t="0" r="1270" b="635"/>
            <wp:docPr id="87195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53639" name=""/>
                    <pic:cNvPicPr/>
                  </pic:nvPicPr>
                  <pic:blipFill>
                    <a:blip r:embed="rId69"/>
                    <a:stretch>
                      <a:fillRect/>
                    </a:stretch>
                  </pic:blipFill>
                  <pic:spPr>
                    <a:xfrm>
                      <a:off x="0" y="0"/>
                      <a:ext cx="1556834" cy="634033"/>
                    </a:xfrm>
                    <a:prstGeom prst="rect">
                      <a:avLst/>
                    </a:prstGeom>
                  </pic:spPr>
                </pic:pic>
              </a:graphicData>
            </a:graphic>
          </wp:inline>
        </w:drawing>
      </w:r>
    </w:p>
    <w:p w14:paraId="3E02C99E" w14:textId="6A7643DB" w:rsidR="00A96854" w:rsidRDefault="00A96854" w:rsidP="00FE019E">
      <w:pPr>
        <w:shd w:val="clear" w:color="auto" w:fill="FFFFFF"/>
        <w:spacing w:after="0" w:line="240" w:lineRule="auto"/>
        <w:jc w:val="both"/>
        <w:textAlignment w:val="baseline"/>
        <w:outlineLvl w:val="4"/>
        <w:rPr>
          <w:rFonts w:ascii="Arial" w:hAnsi="Arial" w:cs="Arial"/>
          <w:color w:val="000000"/>
          <w:sz w:val="16"/>
          <w:szCs w:val="16"/>
          <w:shd w:val="clear" w:color="auto" w:fill="FFFFFF"/>
        </w:rPr>
      </w:pPr>
    </w:p>
    <w:p w14:paraId="46DB0292" w14:textId="4F43D063" w:rsidR="001C0FC6" w:rsidRPr="001C0FC6" w:rsidRDefault="001C0FC6" w:rsidP="001C0FC6">
      <w:pPr>
        <w:shd w:val="clear" w:color="auto" w:fill="FFFFFF"/>
        <w:spacing w:after="0" w:line="240" w:lineRule="auto"/>
        <w:jc w:val="both"/>
        <w:textAlignment w:val="baseline"/>
        <w:outlineLvl w:val="4"/>
        <w:rPr>
          <w:rFonts w:ascii="Arial" w:hAnsi="Arial" w:cs="Arial"/>
          <w:b/>
          <w:bCs/>
          <w:color w:val="000000"/>
          <w:shd w:val="clear" w:color="auto" w:fill="FFFFFF"/>
        </w:rPr>
      </w:pPr>
      <w:r w:rsidRPr="001C0FC6">
        <w:rPr>
          <w:rFonts w:ascii="Arial" w:hAnsi="Arial" w:cs="Arial"/>
          <w:b/>
          <w:bCs/>
          <w:color w:val="000000"/>
          <w:shd w:val="clear" w:color="auto" w:fill="FFFFFF"/>
        </w:rPr>
        <w:t>Why do we need Properties in C# Real-time Applications?</w:t>
      </w:r>
    </w:p>
    <w:p w14:paraId="7AEC580F" w14:textId="0D4B7FA4" w:rsidR="002846A2" w:rsidRDefault="001C0FC6" w:rsidP="006F0389">
      <w:pPr>
        <w:shd w:val="clear" w:color="auto" w:fill="FFFFFF"/>
        <w:spacing w:after="0" w:line="240" w:lineRule="auto"/>
        <w:jc w:val="both"/>
        <w:textAlignment w:val="baseline"/>
        <w:outlineLvl w:val="4"/>
        <w:rPr>
          <w:rFonts w:ascii="Arial" w:hAnsi="Arial" w:cs="Arial"/>
          <w:color w:val="000000"/>
          <w:shd w:val="clear" w:color="auto" w:fill="FFFFFF"/>
        </w:rPr>
      </w:pPr>
      <w:r w:rsidRPr="001C0FC6">
        <w:rPr>
          <w:rFonts w:ascii="Arial" w:hAnsi="Arial" w:cs="Arial"/>
          <w:color w:val="000000"/>
          <w:shd w:val="clear" w:color="auto" w:fill="FFFFFF"/>
        </w:rPr>
        <w:t>Declaring the class variables as public and exposing those variables to the outside world (which means outside of the class) is bad as we do not have any control over what gets assigned and what gets returned. </w:t>
      </w:r>
    </w:p>
    <w:p w14:paraId="5C61CA1A" w14:textId="77777777" w:rsidR="002846A2" w:rsidRDefault="002846A2" w:rsidP="006F0389">
      <w:pPr>
        <w:shd w:val="clear" w:color="auto" w:fill="FFFFFF"/>
        <w:spacing w:after="0" w:line="240" w:lineRule="auto"/>
        <w:jc w:val="both"/>
        <w:textAlignment w:val="baseline"/>
        <w:outlineLvl w:val="4"/>
        <w:rPr>
          <w:rFonts w:ascii="Arial" w:hAnsi="Arial" w:cs="Arial"/>
          <w:color w:val="000000"/>
          <w:shd w:val="clear" w:color="auto" w:fill="FFFFFF"/>
        </w:rPr>
      </w:pPr>
    </w:p>
    <w:p w14:paraId="145221D1" w14:textId="57FB3D0C" w:rsidR="00BB67E9" w:rsidRPr="00BB67E9" w:rsidRDefault="00BB67E9" w:rsidP="006F0389">
      <w:pPr>
        <w:shd w:val="clear" w:color="auto" w:fill="FFFFFF"/>
        <w:spacing w:after="0" w:line="240" w:lineRule="auto"/>
        <w:jc w:val="both"/>
        <w:textAlignment w:val="baseline"/>
        <w:outlineLvl w:val="4"/>
        <w:rPr>
          <w:rFonts w:ascii="Arial" w:hAnsi="Arial" w:cs="Arial"/>
          <w:color w:val="000000"/>
          <w:shd w:val="clear" w:color="auto" w:fill="FFFFFF"/>
        </w:rPr>
      </w:pPr>
      <w:r w:rsidRPr="00BB67E9">
        <w:rPr>
          <w:rFonts w:ascii="Arial" w:hAnsi="Arial" w:cs="Arial"/>
          <w:b/>
          <w:bCs/>
          <w:color w:val="000000"/>
          <w:shd w:val="clear" w:color="auto" w:fill="FFFFFF"/>
        </w:rPr>
        <w:t>Problems with the above public fields are as follows</w:t>
      </w:r>
    </w:p>
    <w:p w14:paraId="2DE8152C" w14:textId="6E85F700" w:rsidR="00BB67E9" w:rsidRPr="00BB67E9" w:rsidRDefault="00BB67E9" w:rsidP="00BB67E9">
      <w:pPr>
        <w:numPr>
          <w:ilvl w:val="0"/>
          <w:numId w:val="33"/>
        </w:numPr>
        <w:shd w:val="clear" w:color="auto" w:fill="FFFFFF"/>
        <w:spacing w:after="0" w:line="240" w:lineRule="auto"/>
        <w:jc w:val="both"/>
        <w:textAlignment w:val="baseline"/>
        <w:outlineLvl w:val="4"/>
        <w:rPr>
          <w:rFonts w:ascii="Arial" w:hAnsi="Arial" w:cs="Arial"/>
          <w:color w:val="000000"/>
          <w:shd w:val="clear" w:color="auto" w:fill="FFFFFF"/>
        </w:rPr>
      </w:pPr>
      <w:r w:rsidRPr="00BB67E9">
        <w:rPr>
          <w:rFonts w:ascii="Arial" w:hAnsi="Arial" w:cs="Arial"/>
          <w:color w:val="000000"/>
          <w:shd w:val="clear" w:color="auto" w:fill="FFFFFF"/>
        </w:rPr>
        <w:t xml:space="preserve">An </w:t>
      </w:r>
      <w:proofErr w:type="spellStart"/>
      <w:r w:rsidR="005623F3" w:rsidRPr="005623F3">
        <w:rPr>
          <w:rFonts w:ascii="Arial" w:hAnsi="Arial" w:cs="Arial"/>
          <w:color w:val="000000"/>
          <w:shd w:val="clear" w:color="auto" w:fill="FFFFFF"/>
        </w:rPr>
        <w:t>EmpId</w:t>
      </w:r>
      <w:proofErr w:type="spellEnd"/>
      <w:r w:rsidR="005623F3" w:rsidRPr="00BB67E9">
        <w:rPr>
          <w:rFonts w:ascii="Arial" w:hAnsi="Arial" w:cs="Arial"/>
          <w:color w:val="000000"/>
          <w:shd w:val="clear" w:color="auto" w:fill="FFFFFF"/>
        </w:rPr>
        <w:t xml:space="preserve"> </w:t>
      </w:r>
      <w:r w:rsidRPr="00BB67E9">
        <w:rPr>
          <w:rFonts w:ascii="Arial" w:hAnsi="Arial" w:cs="Arial"/>
          <w:color w:val="000000"/>
          <w:shd w:val="clear" w:color="auto" w:fill="FFFFFF"/>
        </w:rPr>
        <w:t>value should always be a non-negative number.</w:t>
      </w:r>
    </w:p>
    <w:p w14:paraId="3B810AB2" w14:textId="0F2F9D4F" w:rsidR="00BB67E9" w:rsidRPr="00BB67E9" w:rsidRDefault="00BB67E9" w:rsidP="00BB67E9">
      <w:pPr>
        <w:numPr>
          <w:ilvl w:val="0"/>
          <w:numId w:val="33"/>
        </w:numPr>
        <w:shd w:val="clear" w:color="auto" w:fill="FFFFFF"/>
        <w:spacing w:after="0" w:line="240" w:lineRule="auto"/>
        <w:jc w:val="both"/>
        <w:textAlignment w:val="baseline"/>
        <w:outlineLvl w:val="4"/>
        <w:rPr>
          <w:rFonts w:ascii="Arial" w:hAnsi="Arial" w:cs="Arial"/>
          <w:color w:val="000000"/>
          <w:shd w:val="clear" w:color="auto" w:fill="FFFFFF"/>
        </w:rPr>
      </w:pPr>
      <w:r w:rsidRPr="00BB67E9">
        <w:rPr>
          <w:rFonts w:ascii="Arial" w:hAnsi="Arial" w:cs="Arial"/>
          <w:color w:val="000000"/>
          <w:shd w:val="clear" w:color="auto" w:fill="FFFFFF"/>
        </w:rPr>
        <w:t xml:space="preserve">The </w:t>
      </w:r>
      <w:r w:rsidR="004419D3">
        <w:rPr>
          <w:rFonts w:ascii="Arial" w:hAnsi="Arial" w:cs="Arial"/>
          <w:color w:val="000000"/>
          <w:shd w:val="clear" w:color="auto" w:fill="FFFFFF"/>
        </w:rPr>
        <w:t>EmpN</w:t>
      </w:r>
      <w:r w:rsidRPr="00BB67E9">
        <w:rPr>
          <w:rFonts w:ascii="Arial" w:hAnsi="Arial" w:cs="Arial"/>
          <w:color w:val="000000"/>
          <w:shd w:val="clear" w:color="auto" w:fill="FFFFFF"/>
        </w:rPr>
        <w:t>ame cannot be set to NULL.</w:t>
      </w:r>
    </w:p>
    <w:p w14:paraId="6084185B" w14:textId="6F033E9D" w:rsidR="00BB67E9" w:rsidRPr="00BB67E9" w:rsidRDefault="00BB67E9" w:rsidP="00BB67E9">
      <w:pPr>
        <w:numPr>
          <w:ilvl w:val="0"/>
          <w:numId w:val="33"/>
        </w:numPr>
        <w:shd w:val="clear" w:color="auto" w:fill="FFFFFF"/>
        <w:spacing w:after="0" w:line="240" w:lineRule="auto"/>
        <w:jc w:val="both"/>
        <w:textAlignment w:val="baseline"/>
        <w:outlineLvl w:val="4"/>
        <w:rPr>
          <w:rFonts w:ascii="Arial" w:hAnsi="Arial" w:cs="Arial"/>
          <w:color w:val="000000"/>
          <w:shd w:val="clear" w:color="auto" w:fill="FFFFFF"/>
        </w:rPr>
      </w:pPr>
      <w:r w:rsidRPr="00BB67E9">
        <w:rPr>
          <w:rFonts w:ascii="Arial" w:hAnsi="Arial" w:cs="Arial"/>
          <w:color w:val="000000"/>
          <w:shd w:val="clear" w:color="auto" w:fill="FFFFFF"/>
        </w:rPr>
        <w:t xml:space="preserve">If </w:t>
      </w:r>
      <w:proofErr w:type="spellStart"/>
      <w:r w:rsidRPr="00BB67E9">
        <w:rPr>
          <w:rFonts w:ascii="Arial" w:hAnsi="Arial" w:cs="Arial"/>
          <w:color w:val="000000"/>
          <w:shd w:val="clear" w:color="auto" w:fill="FFFFFF"/>
        </w:rPr>
        <w:t>a</w:t>
      </w:r>
      <w:proofErr w:type="spellEnd"/>
      <w:r w:rsidRPr="00BB67E9">
        <w:rPr>
          <w:rFonts w:ascii="Arial" w:hAnsi="Arial" w:cs="Arial"/>
          <w:color w:val="000000"/>
          <w:shd w:val="clear" w:color="auto" w:fill="FFFFFF"/>
        </w:rPr>
        <w:t xml:space="preserve"> </w:t>
      </w:r>
      <w:r w:rsidR="00E32350">
        <w:rPr>
          <w:rFonts w:ascii="Arial" w:hAnsi="Arial" w:cs="Arial"/>
          <w:color w:val="000000"/>
          <w:shd w:val="clear" w:color="auto" w:fill="FFFFFF"/>
        </w:rPr>
        <w:t>employee</w:t>
      </w:r>
      <w:r w:rsidRPr="00BB67E9">
        <w:rPr>
          <w:rFonts w:ascii="Arial" w:hAnsi="Arial" w:cs="Arial"/>
          <w:color w:val="000000"/>
          <w:shd w:val="clear" w:color="auto" w:fill="FFFFFF"/>
        </w:rPr>
        <w:t xml:space="preserve"> name is missing then we should return “No Name”.</w:t>
      </w:r>
    </w:p>
    <w:p w14:paraId="46A73A5E" w14:textId="689D3202" w:rsidR="00BB67E9" w:rsidRPr="00BB67E9" w:rsidRDefault="00BB67E9" w:rsidP="00BB67E9">
      <w:pPr>
        <w:numPr>
          <w:ilvl w:val="0"/>
          <w:numId w:val="33"/>
        </w:numPr>
        <w:shd w:val="clear" w:color="auto" w:fill="FFFFFF"/>
        <w:spacing w:after="0" w:line="240" w:lineRule="auto"/>
        <w:jc w:val="both"/>
        <w:textAlignment w:val="baseline"/>
        <w:outlineLvl w:val="4"/>
        <w:rPr>
          <w:rFonts w:ascii="Arial" w:hAnsi="Arial" w:cs="Arial"/>
          <w:color w:val="000000"/>
          <w:shd w:val="clear" w:color="auto" w:fill="FFFFFF"/>
        </w:rPr>
      </w:pPr>
      <w:r w:rsidRPr="00BB67E9">
        <w:rPr>
          <w:rFonts w:ascii="Arial" w:hAnsi="Arial" w:cs="Arial"/>
          <w:color w:val="000000"/>
          <w:shd w:val="clear" w:color="auto" w:fill="FFFFFF"/>
        </w:rPr>
        <w:t xml:space="preserve">The </w:t>
      </w:r>
      <w:r w:rsidR="00BA4978">
        <w:rPr>
          <w:rFonts w:ascii="Arial" w:hAnsi="Arial" w:cs="Arial"/>
          <w:color w:val="000000"/>
          <w:shd w:val="clear" w:color="auto" w:fill="FFFFFF"/>
        </w:rPr>
        <w:t>Salary</w:t>
      </w:r>
      <w:r w:rsidRPr="00BB67E9">
        <w:rPr>
          <w:rFonts w:ascii="Arial" w:hAnsi="Arial" w:cs="Arial"/>
          <w:color w:val="000000"/>
          <w:shd w:val="clear" w:color="auto" w:fill="FFFFFF"/>
        </w:rPr>
        <w:t xml:space="preserve"> value should always be read-only.</w:t>
      </w:r>
    </w:p>
    <w:p w14:paraId="474D7C1A" w14:textId="1B16F656" w:rsidR="00275EBF" w:rsidRDefault="00275EBF" w:rsidP="00FE019E">
      <w:pPr>
        <w:shd w:val="clear" w:color="auto" w:fill="FFFFFF"/>
        <w:spacing w:after="0" w:line="240" w:lineRule="auto"/>
        <w:jc w:val="both"/>
        <w:textAlignment w:val="baseline"/>
        <w:outlineLvl w:val="4"/>
        <w:rPr>
          <w:rFonts w:ascii="Arial" w:hAnsi="Arial" w:cs="Arial"/>
          <w:color w:val="000000"/>
          <w:shd w:val="clear" w:color="auto" w:fill="FFFFFF"/>
        </w:rPr>
      </w:pPr>
    </w:p>
    <w:p w14:paraId="7AB2DDC7"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FF"/>
          <w:kern w:val="0"/>
          <w:sz w:val="16"/>
          <w:szCs w:val="16"/>
        </w:rPr>
        <w:t>using</w:t>
      </w:r>
      <w:r w:rsidRPr="005A64E4">
        <w:rPr>
          <w:rFonts w:ascii="Cascadia Mono" w:hAnsi="Cascadia Mono" w:cs="Cascadia Mono"/>
          <w:color w:val="000000"/>
          <w:kern w:val="0"/>
          <w:sz w:val="16"/>
          <w:szCs w:val="16"/>
        </w:rPr>
        <w:t xml:space="preserve"> System;</w:t>
      </w:r>
    </w:p>
    <w:p w14:paraId="3AF30F35"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FF"/>
          <w:kern w:val="0"/>
          <w:sz w:val="16"/>
          <w:szCs w:val="16"/>
        </w:rPr>
        <w:t>using</w:t>
      </w: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System.Security.Cryptography</w:t>
      </w:r>
      <w:proofErr w:type="spellEnd"/>
      <w:r w:rsidRPr="005A64E4">
        <w:rPr>
          <w:rFonts w:ascii="Cascadia Mono" w:hAnsi="Cascadia Mono" w:cs="Cascadia Mono"/>
          <w:color w:val="000000"/>
          <w:kern w:val="0"/>
          <w:sz w:val="16"/>
          <w:szCs w:val="16"/>
        </w:rPr>
        <w:t>;</w:t>
      </w:r>
    </w:p>
    <w:p w14:paraId="199B3E18"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FF"/>
          <w:kern w:val="0"/>
          <w:sz w:val="16"/>
          <w:szCs w:val="16"/>
        </w:rPr>
        <w:t>using</w:t>
      </w: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System.Xml.Linq</w:t>
      </w:r>
      <w:proofErr w:type="spellEnd"/>
      <w:r w:rsidRPr="005A64E4">
        <w:rPr>
          <w:rFonts w:ascii="Cascadia Mono" w:hAnsi="Cascadia Mono" w:cs="Cascadia Mono"/>
          <w:color w:val="000000"/>
          <w:kern w:val="0"/>
          <w:sz w:val="16"/>
          <w:szCs w:val="16"/>
        </w:rPr>
        <w:t>;</w:t>
      </w:r>
    </w:p>
    <w:p w14:paraId="73A9F063"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FF"/>
          <w:kern w:val="0"/>
          <w:sz w:val="16"/>
          <w:szCs w:val="16"/>
        </w:rPr>
        <w:t>namespace</w:t>
      </w: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PropertyDemo</w:t>
      </w:r>
      <w:proofErr w:type="spellEnd"/>
    </w:p>
    <w:p w14:paraId="597805B7"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w:t>
      </w:r>
    </w:p>
    <w:p w14:paraId="6C803224"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public</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class</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2B91AF"/>
          <w:kern w:val="0"/>
          <w:sz w:val="16"/>
          <w:szCs w:val="16"/>
        </w:rPr>
        <w:t>Employee</w:t>
      </w:r>
    </w:p>
    <w:p w14:paraId="0D10882A"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4E447B1D"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8000"/>
          <w:kern w:val="0"/>
          <w:sz w:val="16"/>
          <w:szCs w:val="16"/>
        </w:rPr>
        <w:t>//Private Data Members</w:t>
      </w:r>
    </w:p>
    <w:p w14:paraId="3433E8CB"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private</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int</w:t>
      </w:r>
      <w:r w:rsidRPr="005A64E4">
        <w:rPr>
          <w:rFonts w:ascii="Cascadia Mono" w:hAnsi="Cascadia Mono" w:cs="Cascadia Mono"/>
          <w:color w:val="000000"/>
          <w:kern w:val="0"/>
          <w:sz w:val="16"/>
          <w:szCs w:val="16"/>
        </w:rPr>
        <w:t xml:space="preserve"> _</w:t>
      </w:r>
      <w:proofErr w:type="spellStart"/>
      <w:r w:rsidRPr="005A64E4">
        <w:rPr>
          <w:rFonts w:ascii="Cascadia Mono" w:hAnsi="Cascadia Mono" w:cs="Cascadia Mono"/>
          <w:color w:val="000000"/>
          <w:kern w:val="0"/>
          <w:sz w:val="16"/>
          <w:szCs w:val="16"/>
        </w:rPr>
        <w:t>EmpId</w:t>
      </w:r>
      <w:proofErr w:type="spellEnd"/>
      <w:r w:rsidRPr="005A64E4">
        <w:rPr>
          <w:rFonts w:ascii="Cascadia Mono" w:hAnsi="Cascadia Mono" w:cs="Cascadia Mono"/>
          <w:color w:val="000000"/>
          <w:kern w:val="0"/>
          <w:sz w:val="16"/>
          <w:szCs w:val="16"/>
        </w:rPr>
        <w:t>;</w:t>
      </w:r>
    </w:p>
    <w:p w14:paraId="467684BE"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private</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string</w:t>
      </w:r>
      <w:r w:rsidRPr="005A64E4">
        <w:rPr>
          <w:rFonts w:ascii="Cascadia Mono" w:hAnsi="Cascadia Mono" w:cs="Cascadia Mono"/>
          <w:color w:val="000000"/>
          <w:kern w:val="0"/>
          <w:sz w:val="16"/>
          <w:szCs w:val="16"/>
        </w:rPr>
        <w:t xml:space="preserve"> _EmpName;</w:t>
      </w:r>
    </w:p>
    <w:p w14:paraId="4BCF546D"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private</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int</w:t>
      </w:r>
      <w:r w:rsidRPr="005A64E4">
        <w:rPr>
          <w:rFonts w:ascii="Cascadia Mono" w:hAnsi="Cascadia Mono" w:cs="Cascadia Mono"/>
          <w:color w:val="000000"/>
          <w:kern w:val="0"/>
          <w:sz w:val="16"/>
          <w:szCs w:val="16"/>
        </w:rPr>
        <w:t xml:space="preserve"> _Salary=100;</w:t>
      </w:r>
    </w:p>
    <w:p w14:paraId="6BE6A68C"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p>
    <w:p w14:paraId="0A90379B"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public</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void</w:t>
      </w: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SetEmpId</w:t>
      </w:r>
      <w:proofErr w:type="spellEnd"/>
      <w:r w:rsidRPr="005A64E4">
        <w:rPr>
          <w:rFonts w:ascii="Cascadia Mono" w:hAnsi="Cascadia Mono" w:cs="Cascadia Mono"/>
          <w:color w:val="000000"/>
          <w:kern w:val="0"/>
          <w:sz w:val="16"/>
          <w:szCs w:val="16"/>
        </w:rPr>
        <w:t>(</w:t>
      </w:r>
      <w:r w:rsidRPr="005A64E4">
        <w:rPr>
          <w:rFonts w:ascii="Cascadia Mono" w:hAnsi="Cascadia Mono" w:cs="Cascadia Mono"/>
          <w:color w:val="0000FF"/>
          <w:kern w:val="0"/>
          <w:sz w:val="16"/>
          <w:szCs w:val="16"/>
        </w:rPr>
        <w:t>int</w:t>
      </w: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EmpId</w:t>
      </w:r>
      <w:proofErr w:type="spellEnd"/>
      <w:r w:rsidRPr="005A64E4">
        <w:rPr>
          <w:rFonts w:ascii="Cascadia Mono" w:hAnsi="Cascadia Mono" w:cs="Cascadia Mono"/>
          <w:color w:val="000000"/>
          <w:kern w:val="0"/>
          <w:sz w:val="16"/>
          <w:szCs w:val="16"/>
        </w:rPr>
        <w:t>)</w:t>
      </w:r>
    </w:p>
    <w:p w14:paraId="59B1FAC4"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1BEE19A8"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if</w:t>
      </w: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EmpId</w:t>
      </w:r>
      <w:proofErr w:type="spellEnd"/>
      <w:r w:rsidRPr="005A64E4">
        <w:rPr>
          <w:rFonts w:ascii="Cascadia Mono" w:hAnsi="Cascadia Mono" w:cs="Cascadia Mono"/>
          <w:color w:val="000000"/>
          <w:kern w:val="0"/>
          <w:sz w:val="16"/>
          <w:szCs w:val="16"/>
        </w:rPr>
        <w:t xml:space="preserve"> &lt; 0)</w:t>
      </w:r>
    </w:p>
    <w:p w14:paraId="185AFD74"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75BA0030"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throw</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new</w:t>
      </w:r>
      <w:r w:rsidRPr="005A64E4">
        <w:rPr>
          <w:rFonts w:ascii="Cascadia Mono" w:hAnsi="Cascadia Mono" w:cs="Cascadia Mono"/>
          <w:color w:val="000000"/>
          <w:kern w:val="0"/>
          <w:sz w:val="16"/>
          <w:szCs w:val="16"/>
        </w:rPr>
        <w:t xml:space="preserve"> Exception(</w:t>
      </w:r>
      <w:r w:rsidRPr="005A64E4">
        <w:rPr>
          <w:rFonts w:ascii="Cascadia Mono" w:hAnsi="Cascadia Mono" w:cs="Cascadia Mono"/>
          <w:color w:val="A31515"/>
          <w:kern w:val="0"/>
          <w:sz w:val="16"/>
          <w:szCs w:val="16"/>
        </w:rPr>
        <w:t>"ID value should be greater than zero"</w:t>
      </w:r>
      <w:r w:rsidRPr="005A64E4">
        <w:rPr>
          <w:rFonts w:ascii="Cascadia Mono" w:hAnsi="Cascadia Mono" w:cs="Cascadia Mono"/>
          <w:color w:val="000000"/>
          <w:kern w:val="0"/>
          <w:sz w:val="16"/>
          <w:szCs w:val="16"/>
        </w:rPr>
        <w:t>);</w:t>
      </w:r>
    </w:p>
    <w:p w14:paraId="7BA6225A"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2F80CCB5"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_</w:t>
      </w:r>
      <w:proofErr w:type="spellStart"/>
      <w:r w:rsidRPr="005A64E4">
        <w:rPr>
          <w:rFonts w:ascii="Cascadia Mono" w:hAnsi="Cascadia Mono" w:cs="Cascadia Mono"/>
          <w:color w:val="000000"/>
          <w:kern w:val="0"/>
          <w:sz w:val="16"/>
          <w:szCs w:val="16"/>
        </w:rPr>
        <w:t>EmpId</w:t>
      </w:r>
      <w:proofErr w:type="spellEnd"/>
      <w:r w:rsidRPr="005A64E4">
        <w:rPr>
          <w:rFonts w:ascii="Cascadia Mono" w:hAnsi="Cascadia Mono" w:cs="Cascadia Mono"/>
          <w:color w:val="000000"/>
          <w:kern w:val="0"/>
          <w:sz w:val="16"/>
          <w:szCs w:val="16"/>
        </w:rPr>
        <w:t xml:space="preserve"> = </w:t>
      </w:r>
      <w:proofErr w:type="spellStart"/>
      <w:r w:rsidRPr="005A64E4">
        <w:rPr>
          <w:rFonts w:ascii="Cascadia Mono" w:hAnsi="Cascadia Mono" w:cs="Cascadia Mono"/>
          <w:color w:val="000000"/>
          <w:kern w:val="0"/>
          <w:sz w:val="16"/>
          <w:szCs w:val="16"/>
        </w:rPr>
        <w:t>EmpId</w:t>
      </w:r>
      <w:proofErr w:type="spellEnd"/>
      <w:r w:rsidRPr="005A64E4">
        <w:rPr>
          <w:rFonts w:ascii="Cascadia Mono" w:hAnsi="Cascadia Mono" w:cs="Cascadia Mono"/>
          <w:color w:val="000000"/>
          <w:kern w:val="0"/>
          <w:sz w:val="16"/>
          <w:szCs w:val="16"/>
        </w:rPr>
        <w:t>;</w:t>
      </w:r>
    </w:p>
    <w:p w14:paraId="7B3A18E3"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7ED9B432"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public</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int</w:t>
      </w: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GetEmpId</w:t>
      </w:r>
      <w:proofErr w:type="spellEnd"/>
      <w:r w:rsidRPr="005A64E4">
        <w:rPr>
          <w:rFonts w:ascii="Cascadia Mono" w:hAnsi="Cascadia Mono" w:cs="Cascadia Mono"/>
          <w:color w:val="000000"/>
          <w:kern w:val="0"/>
          <w:sz w:val="16"/>
          <w:szCs w:val="16"/>
        </w:rPr>
        <w:t>()</w:t>
      </w:r>
    </w:p>
    <w:p w14:paraId="00E2EC90"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1C99F04F"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return</w:t>
      </w:r>
      <w:r w:rsidRPr="005A64E4">
        <w:rPr>
          <w:rFonts w:ascii="Cascadia Mono" w:hAnsi="Cascadia Mono" w:cs="Cascadia Mono"/>
          <w:color w:val="000000"/>
          <w:kern w:val="0"/>
          <w:sz w:val="16"/>
          <w:szCs w:val="16"/>
        </w:rPr>
        <w:t xml:space="preserve"> _</w:t>
      </w:r>
      <w:proofErr w:type="spellStart"/>
      <w:r w:rsidRPr="005A64E4">
        <w:rPr>
          <w:rFonts w:ascii="Cascadia Mono" w:hAnsi="Cascadia Mono" w:cs="Cascadia Mono"/>
          <w:color w:val="000000"/>
          <w:kern w:val="0"/>
          <w:sz w:val="16"/>
          <w:szCs w:val="16"/>
        </w:rPr>
        <w:t>EmpId</w:t>
      </w:r>
      <w:proofErr w:type="spellEnd"/>
      <w:r w:rsidRPr="005A64E4">
        <w:rPr>
          <w:rFonts w:ascii="Cascadia Mono" w:hAnsi="Cascadia Mono" w:cs="Cascadia Mono"/>
          <w:color w:val="000000"/>
          <w:kern w:val="0"/>
          <w:sz w:val="16"/>
          <w:szCs w:val="16"/>
        </w:rPr>
        <w:t>;</w:t>
      </w:r>
    </w:p>
    <w:p w14:paraId="58A4CFAE"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45C02868"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public</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void</w:t>
      </w: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SetEmpName</w:t>
      </w:r>
      <w:proofErr w:type="spellEnd"/>
      <w:r w:rsidRPr="005A64E4">
        <w:rPr>
          <w:rFonts w:ascii="Cascadia Mono" w:hAnsi="Cascadia Mono" w:cs="Cascadia Mono"/>
          <w:color w:val="000000"/>
          <w:kern w:val="0"/>
          <w:sz w:val="16"/>
          <w:szCs w:val="16"/>
        </w:rPr>
        <w:t>(</w:t>
      </w:r>
      <w:r w:rsidRPr="005A64E4">
        <w:rPr>
          <w:rFonts w:ascii="Cascadia Mono" w:hAnsi="Cascadia Mono" w:cs="Cascadia Mono"/>
          <w:color w:val="0000FF"/>
          <w:kern w:val="0"/>
          <w:sz w:val="16"/>
          <w:szCs w:val="16"/>
        </w:rPr>
        <w:t>string</w:t>
      </w:r>
      <w:r w:rsidRPr="005A64E4">
        <w:rPr>
          <w:rFonts w:ascii="Cascadia Mono" w:hAnsi="Cascadia Mono" w:cs="Cascadia Mono"/>
          <w:color w:val="000000"/>
          <w:kern w:val="0"/>
          <w:sz w:val="16"/>
          <w:szCs w:val="16"/>
        </w:rPr>
        <w:t xml:space="preserve"> EmpName)</w:t>
      </w:r>
    </w:p>
    <w:p w14:paraId="77DAE602"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23B6DED4"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if</w:t>
      </w: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FF"/>
          <w:kern w:val="0"/>
          <w:sz w:val="16"/>
          <w:szCs w:val="16"/>
        </w:rPr>
        <w:t>string</w:t>
      </w:r>
      <w:r w:rsidRPr="005A64E4">
        <w:rPr>
          <w:rFonts w:ascii="Cascadia Mono" w:hAnsi="Cascadia Mono" w:cs="Cascadia Mono"/>
          <w:color w:val="000000"/>
          <w:kern w:val="0"/>
          <w:sz w:val="16"/>
          <w:szCs w:val="16"/>
        </w:rPr>
        <w:t>.IsNullOrEmpty</w:t>
      </w:r>
      <w:proofErr w:type="spellEnd"/>
      <w:r w:rsidRPr="005A64E4">
        <w:rPr>
          <w:rFonts w:ascii="Cascadia Mono" w:hAnsi="Cascadia Mono" w:cs="Cascadia Mono"/>
          <w:color w:val="000000"/>
          <w:kern w:val="0"/>
          <w:sz w:val="16"/>
          <w:szCs w:val="16"/>
        </w:rPr>
        <w:t>(EmpName))</w:t>
      </w:r>
    </w:p>
    <w:p w14:paraId="398F277C"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43EA89ED"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throw</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new</w:t>
      </w:r>
      <w:r w:rsidRPr="005A64E4">
        <w:rPr>
          <w:rFonts w:ascii="Cascadia Mono" w:hAnsi="Cascadia Mono" w:cs="Cascadia Mono"/>
          <w:color w:val="000000"/>
          <w:kern w:val="0"/>
          <w:sz w:val="16"/>
          <w:szCs w:val="16"/>
        </w:rPr>
        <w:t xml:space="preserve"> Exception(</w:t>
      </w:r>
      <w:r w:rsidRPr="005A64E4">
        <w:rPr>
          <w:rFonts w:ascii="Cascadia Mono" w:hAnsi="Cascadia Mono" w:cs="Cascadia Mono"/>
          <w:color w:val="A31515"/>
          <w:kern w:val="0"/>
          <w:sz w:val="16"/>
          <w:szCs w:val="16"/>
        </w:rPr>
        <w:t>"Name should not be empty"</w:t>
      </w:r>
      <w:r w:rsidRPr="005A64E4">
        <w:rPr>
          <w:rFonts w:ascii="Cascadia Mono" w:hAnsi="Cascadia Mono" w:cs="Cascadia Mono"/>
          <w:color w:val="000000"/>
          <w:kern w:val="0"/>
          <w:sz w:val="16"/>
          <w:szCs w:val="16"/>
        </w:rPr>
        <w:t>);</w:t>
      </w:r>
    </w:p>
    <w:p w14:paraId="17BA26B0"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5B6ADC64"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_EmpName = EmpName;</w:t>
      </w:r>
    </w:p>
    <w:p w14:paraId="2D95D9D9"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68D3146C"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public</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string</w:t>
      </w: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GetEmpName</w:t>
      </w:r>
      <w:proofErr w:type="spellEnd"/>
      <w:r w:rsidRPr="005A64E4">
        <w:rPr>
          <w:rFonts w:ascii="Cascadia Mono" w:hAnsi="Cascadia Mono" w:cs="Cascadia Mono"/>
          <w:color w:val="000000"/>
          <w:kern w:val="0"/>
          <w:sz w:val="16"/>
          <w:szCs w:val="16"/>
        </w:rPr>
        <w:t>()</w:t>
      </w:r>
    </w:p>
    <w:p w14:paraId="04C37517"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596F9E83"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if</w:t>
      </w: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FF"/>
          <w:kern w:val="0"/>
          <w:sz w:val="16"/>
          <w:szCs w:val="16"/>
        </w:rPr>
        <w:t>string</w:t>
      </w:r>
      <w:r w:rsidRPr="005A64E4">
        <w:rPr>
          <w:rFonts w:ascii="Cascadia Mono" w:hAnsi="Cascadia Mono" w:cs="Cascadia Mono"/>
          <w:color w:val="000000"/>
          <w:kern w:val="0"/>
          <w:sz w:val="16"/>
          <w:szCs w:val="16"/>
        </w:rPr>
        <w:t>.IsNullOrEmpty</w:t>
      </w:r>
      <w:proofErr w:type="spellEnd"/>
      <w:r w:rsidRPr="005A64E4">
        <w:rPr>
          <w:rFonts w:ascii="Cascadia Mono" w:hAnsi="Cascadia Mono" w:cs="Cascadia Mono"/>
          <w:color w:val="000000"/>
          <w:kern w:val="0"/>
          <w:sz w:val="16"/>
          <w:szCs w:val="16"/>
        </w:rPr>
        <w:t>(_EmpName))</w:t>
      </w:r>
    </w:p>
    <w:p w14:paraId="2A20F968"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4E0CE13F"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return</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A31515"/>
          <w:kern w:val="0"/>
          <w:sz w:val="16"/>
          <w:szCs w:val="16"/>
        </w:rPr>
        <w:t>"No Name"</w:t>
      </w:r>
      <w:r w:rsidRPr="005A64E4">
        <w:rPr>
          <w:rFonts w:ascii="Cascadia Mono" w:hAnsi="Cascadia Mono" w:cs="Cascadia Mono"/>
          <w:color w:val="000000"/>
          <w:kern w:val="0"/>
          <w:sz w:val="16"/>
          <w:szCs w:val="16"/>
        </w:rPr>
        <w:t>;</w:t>
      </w:r>
    </w:p>
    <w:p w14:paraId="5F2A1F40"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6DFDD3A2"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return</w:t>
      </w:r>
      <w:r w:rsidRPr="005A64E4">
        <w:rPr>
          <w:rFonts w:ascii="Cascadia Mono" w:hAnsi="Cascadia Mono" w:cs="Cascadia Mono"/>
          <w:color w:val="000000"/>
          <w:kern w:val="0"/>
          <w:sz w:val="16"/>
          <w:szCs w:val="16"/>
        </w:rPr>
        <w:t xml:space="preserve"> _EmpName;</w:t>
      </w:r>
    </w:p>
    <w:p w14:paraId="3DACD195"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29F111FA"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public</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int</w:t>
      </w: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GetSalary</w:t>
      </w:r>
      <w:proofErr w:type="spellEnd"/>
      <w:r w:rsidRPr="005A64E4">
        <w:rPr>
          <w:rFonts w:ascii="Cascadia Mono" w:hAnsi="Cascadia Mono" w:cs="Cascadia Mono"/>
          <w:color w:val="000000"/>
          <w:kern w:val="0"/>
          <w:sz w:val="16"/>
          <w:szCs w:val="16"/>
        </w:rPr>
        <w:t>()</w:t>
      </w:r>
    </w:p>
    <w:p w14:paraId="204B7D49"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lastRenderedPageBreak/>
        <w:t xml:space="preserve">        {</w:t>
      </w:r>
    </w:p>
    <w:p w14:paraId="0B122EB7"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return</w:t>
      </w:r>
      <w:r w:rsidRPr="005A64E4">
        <w:rPr>
          <w:rFonts w:ascii="Cascadia Mono" w:hAnsi="Cascadia Mono" w:cs="Cascadia Mono"/>
          <w:color w:val="000000"/>
          <w:kern w:val="0"/>
          <w:sz w:val="16"/>
          <w:szCs w:val="16"/>
        </w:rPr>
        <w:t xml:space="preserve"> _Salary;</w:t>
      </w:r>
    </w:p>
    <w:p w14:paraId="5396EA1C"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               </w:t>
      </w:r>
    </w:p>
    <w:p w14:paraId="5FA026E3"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p>
    <w:p w14:paraId="1E00AFD4"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1B6617EF"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class</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2B91AF"/>
          <w:kern w:val="0"/>
          <w:sz w:val="16"/>
          <w:szCs w:val="16"/>
        </w:rPr>
        <w:t>Program</w:t>
      </w:r>
    </w:p>
    <w:p w14:paraId="36B0DCFA"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3A1A42A7"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static</w:t>
      </w: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00FF"/>
          <w:kern w:val="0"/>
          <w:sz w:val="16"/>
          <w:szCs w:val="16"/>
        </w:rPr>
        <w:t>void</w:t>
      </w:r>
      <w:r w:rsidRPr="005A64E4">
        <w:rPr>
          <w:rFonts w:ascii="Cascadia Mono" w:hAnsi="Cascadia Mono" w:cs="Cascadia Mono"/>
          <w:color w:val="000000"/>
          <w:kern w:val="0"/>
          <w:sz w:val="16"/>
          <w:szCs w:val="16"/>
        </w:rPr>
        <w:t xml:space="preserve"> Main(</w:t>
      </w:r>
      <w:r w:rsidRPr="005A64E4">
        <w:rPr>
          <w:rFonts w:ascii="Cascadia Mono" w:hAnsi="Cascadia Mono" w:cs="Cascadia Mono"/>
          <w:color w:val="0000FF"/>
          <w:kern w:val="0"/>
          <w:sz w:val="16"/>
          <w:szCs w:val="16"/>
        </w:rPr>
        <w:t>string</w:t>
      </w: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args</w:t>
      </w:r>
      <w:proofErr w:type="spellEnd"/>
      <w:r w:rsidRPr="005A64E4">
        <w:rPr>
          <w:rFonts w:ascii="Cascadia Mono" w:hAnsi="Cascadia Mono" w:cs="Cascadia Mono"/>
          <w:color w:val="000000"/>
          <w:kern w:val="0"/>
          <w:sz w:val="16"/>
          <w:szCs w:val="16"/>
        </w:rPr>
        <w:t>)</w:t>
      </w:r>
    </w:p>
    <w:p w14:paraId="1C7BE6B9"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584F09D1"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Employee </w:t>
      </w:r>
      <w:proofErr w:type="spellStart"/>
      <w:r w:rsidRPr="005A64E4">
        <w:rPr>
          <w:rFonts w:ascii="Cascadia Mono" w:hAnsi="Cascadia Mono" w:cs="Cascadia Mono"/>
          <w:color w:val="000000"/>
          <w:kern w:val="0"/>
          <w:sz w:val="16"/>
          <w:szCs w:val="16"/>
        </w:rPr>
        <w:t>employee</w:t>
      </w:r>
      <w:proofErr w:type="spellEnd"/>
      <w:r w:rsidRPr="005A64E4">
        <w:rPr>
          <w:rFonts w:ascii="Cascadia Mono" w:hAnsi="Cascadia Mono" w:cs="Cascadia Mono"/>
          <w:color w:val="000000"/>
          <w:kern w:val="0"/>
          <w:sz w:val="16"/>
          <w:szCs w:val="16"/>
        </w:rPr>
        <w:t xml:space="preserve"> = </w:t>
      </w:r>
      <w:r w:rsidRPr="005A64E4">
        <w:rPr>
          <w:rFonts w:ascii="Cascadia Mono" w:hAnsi="Cascadia Mono" w:cs="Cascadia Mono"/>
          <w:color w:val="0000FF"/>
          <w:kern w:val="0"/>
          <w:sz w:val="16"/>
          <w:szCs w:val="16"/>
        </w:rPr>
        <w:t>new</w:t>
      </w:r>
      <w:r w:rsidRPr="005A64E4">
        <w:rPr>
          <w:rFonts w:ascii="Cascadia Mono" w:hAnsi="Cascadia Mono" w:cs="Cascadia Mono"/>
          <w:color w:val="000000"/>
          <w:kern w:val="0"/>
          <w:sz w:val="16"/>
          <w:szCs w:val="16"/>
        </w:rPr>
        <w:t xml:space="preserve"> Employee();</w:t>
      </w:r>
    </w:p>
    <w:p w14:paraId="6B38831F"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8000"/>
          <w:kern w:val="0"/>
          <w:sz w:val="16"/>
          <w:szCs w:val="16"/>
        </w:rPr>
        <w:t>//We cannot access the private data members</w:t>
      </w:r>
    </w:p>
    <w:p w14:paraId="720B2130"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8000"/>
          <w:kern w:val="0"/>
          <w:sz w:val="16"/>
          <w:szCs w:val="16"/>
        </w:rPr>
        <w:t xml:space="preserve">//So, using public properties (SET Accessor) we are setting </w:t>
      </w:r>
    </w:p>
    <w:p w14:paraId="3005220E"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8000"/>
          <w:kern w:val="0"/>
          <w:sz w:val="16"/>
          <w:szCs w:val="16"/>
        </w:rPr>
        <w:t>//the values of private data members</w:t>
      </w:r>
    </w:p>
    <w:p w14:paraId="4FF8310D"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employee.SetEmpId</w:t>
      </w:r>
      <w:proofErr w:type="spellEnd"/>
      <w:r w:rsidRPr="005A64E4">
        <w:rPr>
          <w:rFonts w:ascii="Cascadia Mono" w:hAnsi="Cascadia Mono" w:cs="Cascadia Mono"/>
          <w:color w:val="000000"/>
          <w:kern w:val="0"/>
          <w:sz w:val="16"/>
          <w:szCs w:val="16"/>
        </w:rPr>
        <w:t>(-101);</w:t>
      </w:r>
    </w:p>
    <w:p w14:paraId="7F7EA1E0"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employee.SetEmpName</w:t>
      </w:r>
      <w:proofErr w:type="spellEnd"/>
      <w:r w:rsidRPr="005A64E4">
        <w:rPr>
          <w:rFonts w:ascii="Cascadia Mono" w:hAnsi="Cascadia Mono" w:cs="Cascadia Mono"/>
          <w:color w:val="000000"/>
          <w:kern w:val="0"/>
          <w:sz w:val="16"/>
          <w:szCs w:val="16"/>
        </w:rPr>
        <w:t>(</w:t>
      </w:r>
      <w:r w:rsidRPr="005A64E4">
        <w:rPr>
          <w:rFonts w:ascii="Cascadia Mono" w:hAnsi="Cascadia Mono" w:cs="Cascadia Mono"/>
          <w:color w:val="A31515"/>
          <w:kern w:val="0"/>
          <w:sz w:val="16"/>
          <w:szCs w:val="16"/>
        </w:rPr>
        <w:t>"Pranaya"</w:t>
      </w:r>
      <w:r w:rsidRPr="005A64E4">
        <w:rPr>
          <w:rFonts w:ascii="Cascadia Mono" w:hAnsi="Cascadia Mono" w:cs="Cascadia Mono"/>
          <w:color w:val="000000"/>
          <w:kern w:val="0"/>
          <w:sz w:val="16"/>
          <w:szCs w:val="16"/>
        </w:rPr>
        <w:t>);</w:t>
      </w:r>
    </w:p>
    <w:p w14:paraId="38150CA1"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1A9258E1"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8000"/>
          <w:kern w:val="0"/>
          <w:sz w:val="16"/>
          <w:szCs w:val="16"/>
        </w:rPr>
        <w:t xml:space="preserve">//Using public properties (Get Accessor) we are Getting </w:t>
      </w:r>
    </w:p>
    <w:p w14:paraId="7B6861C9"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r w:rsidRPr="005A64E4">
        <w:rPr>
          <w:rFonts w:ascii="Cascadia Mono" w:hAnsi="Cascadia Mono" w:cs="Cascadia Mono"/>
          <w:color w:val="008000"/>
          <w:kern w:val="0"/>
          <w:sz w:val="16"/>
          <w:szCs w:val="16"/>
        </w:rPr>
        <w:t>//the values of private data members</w:t>
      </w:r>
    </w:p>
    <w:p w14:paraId="6E7C691B"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Console.WriteLine</w:t>
      </w:r>
      <w:proofErr w:type="spellEnd"/>
      <w:r w:rsidRPr="005A64E4">
        <w:rPr>
          <w:rFonts w:ascii="Cascadia Mono" w:hAnsi="Cascadia Mono" w:cs="Cascadia Mono"/>
          <w:color w:val="000000"/>
          <w:kern w:val="0"/>
          <w:sz w:val="16"/>
          <w:szCs w:val="16"/>
        </w:rPr>
        <w:t>(</w:t>
      </w:r>
      <w:r w:rsidRPr="005A64E4">
        <w:rPr>
          <w:rFonts w:ascii="Cascadia Mono" w:hAnsi="Cascadia Mono" w:cs="Cascadia Mono"/>
          <w:color w:val="A31515"/>
          <w:kern w:val="0"/>
          <w:sz w:val="16"/>
          <w:szCs w:val="16"/>
        </w:rPr>
        <w:t>"Employee Details:"</w:t>
      </w:r>
      <w:r w:rsidRPr="005A64E4">
        <w:rPr>
          <w:rFonts w:ascii="Cascadia Mono" w:hAnsi="Cascadia Mono" w:cs="Cascadia Mono"/>
          <w:color w:val="000000"/>
          <w:kern w:val="0"/>
          <w:sz w:val="16"/>
          <w:szCs w:val="16"/>
        </w:rPr>
        <w:t>);</w:t>
      </w:r>
    </w:p>
    <w:p w14:paraId="35D93236"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Console.WriteLine</w:t>
      </w:r>
      <w:proofErr w:type="spellEnd"/>
      <w:r w:rsidRPr="005A64E4">
        <w:rPr>
          <w:rFonts w:ascii="Cascadia Mono" w:hAnsi="Cascadia Mono" w:cs="Cascadia Mono"/>
          <w:color w:val="000000"/>
          <w:kern w:val="0"/>
          <w:sz w:val="16"/>
          <w:szCs w:val="16"/>
        </w:rPr>
        <w:t>(</w:t>
      </w:r>
      <w:r w:rsidRPr="005A64E4">
        <w:rPr>
          <w:rFonts w:ascii="Cascadia Mono" w:hAnsi="Cascadia Mono" w:cs="Cascadia Mono"/>
          <w:color w:val="A31515"/>
          <w:kern w:val="0"/>
          <w:sz w:val="16"/>
          <w:szCs w:val="16"/>
        </w:rPr>
        <w:t>"Employee id:"</w:t>
      </w:r>
      <w:r w:rsidRPr="005A64E4">
        <w:rPr>
          <w:rFonts w:ascii="Cascadia Mono" w:hAnsi="Cascadia Mono" w:cs="Cascadia Mono"/>
          <w:color w:val="000000"/>
          <w:kern w:val="0"/>
          <w:sz w:val="16"/>
          <w:szCs w:val="16"/>
        </w:rPr>
        <w:t xml:space="preserve"> + </w:t>
      </w:r>
      <w:proofErr w:type="spellStart"/>
      <w:r w:rsidRPr="005A64E4">
        <w:rPr>
          <w:rFonts w:ascii="Cascadia Mono" w:hAnsi="Cascadia Mono" w:cs="Cascadia Mono"/>
          <w:color w:val="000000"/>
          <w:kern w:val="0"/>
          <w:sz w:val="16"/>
          <w:szCs w:val="16"/>
        </w:rPr>
        <w:t>employee.GetEmpId</w:t>
      </w:r>
      <w:proofErr w:type="spellEnd"/>
      <w:r w:rsidRPr="005A64E4">
        <w:rPr>
          <w:rFonts w:ascii="Cascadia Mono" w:hAnsi="Cascadia Mono" w:cs="Cascadia Mono"/>
          <w:color w:val="000000"/>
          <w:kern w:val="0"/>
          <w:sz w:val="16"/>
          <w:szCs w:val="16"/>
        </w:rPr>
        <w:t>());</w:t>
      </w:r>
    </w:p>
    <w:p w14:paraId="68680FC4"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Console.WriteLine</w:t>
      </w:r>
      <w:proofErr w:type="spellEnd"/>
      <w:r w:rsidRPr="005A64E4">
        <w:rPr>
          <w:rFonts w:ascii="Cascadia Mono" w:hAnsi="Cascadia Mono" w:cs="Cascadia Mono"/>
          <w:color w:val="000000"/>
          <w:kern w:val="0"/>
          <w:sz w:val="16"/>
          <w:szCs w:val="16"/>
        </w:rPr>
        <w:t>(</w:t>
      </w:r>
      <w:r w:rsidRPr="005A64E4">
        <w:rPr>
          <w:rFonts w:ascii="Cascadia Mono" w:hAnsi="Cascadia Mono" w:cs="Cascadia Mono"/>
          <w:color w:val="A31515"/>
          <w:kern w:val="0"/>
          <w:sz w:val="16"/>
          <w:szCs w:val="16"/>
        </w:rPr>
        <w:t>"Employee name:"</w:t>
      </w:r>
      <w:r w:rsidRPr="005A64E4">
        <w:rPr>
          <w:rFonts w:ascii="Cascadia Mono" w:hAnsi="Cascadia Mono" w:cs="Cascadia Mono"/>
          <w:color w:val="000000"/>
          <w:kern w:val="0"/>
          <w:sz w:val="16"/>
          <w:szCs w:val="16"/>
        </w:rPr>
        <w:t xml:space="preserve"> + </w:t>
      </w:r>
      <w:proofErr w:type="spellStart"/>
      <w:r w:rsidRPr="005A64E4">
        <w:rPr>
          <w:rFonts w:ascii="Cascadia Mono" w:hAnsi="Cascadia Mono" w:cs="Cascadia Mono"/>
          <w:color w:val="000000"/>
          <w:kern w:val="0"/>
          <w:sz w:val="16"/>
          <w:szCs w:val="16"/>
        </w:rPr>
        <w:t>employee.GetEmpName</w:t>
      </w:r>
      <w:proofErr w:type="spellEnd"/>
      <w:r w:rsidRPr="005A64E4">
        <w:rPr>
          <w:rFonts w:ascii="Cascadia Mono" w:hAnsi="Cascadia Mono" w:cs="Cascadia Mono"/>
          <w:color w:val="000000"/>
          <w:kern w:val="0"/>
          <w:sz w:val="16"/>
          <w:szCs w:val="16"/>
        </w:rPr>
        <w:t>());</w:t>
      </w:r>
    </w:p>
    <w:p w14:paraId="7B31BD59"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Console.WriteLine</w:t>
      </w:r>
      <w:proofErr w:type="spellEnd"/>
      <w:r w:rsidRPr="005A64E4">
        <w:rPr>
          <w:rFonts w:ascii="Cascadia Mono" w:hAnsi="Cascadia Mono" w:cs="Cascadia Mono"/>
          <w:color w:val="000000"/>
          <w:kern w:val="0"/>
          <w:sz w:val="16"/>
          <w:szCs w:val="16"/>
        </w:rPr>
        <w:t>(</w:t>
      </w:r>
      <w:r w:rsidRPr="005A64E4">
        <w:rPr>
          <w:rFonts w:ascii="Cascadia Mono" w:hAnsi="Cascadia Mono" w:cs="Cascadia Mono"/>
          <w:color w:val="A31515"/>
          <w:kern w:val="0"/>
          <w:sz w:val="16"/>
          <w:szCs w:val="16"/>
        </w:rPr>
        <w:t>"Employee salary:"</w:t>
      </w:r>
      <w:r w:rsidRPr="005A64E4">
        <w:rPr>
          <w:rFonts w:ascii="Cascadia Mono" w:hAnsi="Cascadia Mono" w:cs="Cascadia Mono"/>
          <w:color w:val="000000"/>
          <w:kern w:val="0"/>
          <w:sz w:val="16"/>
          <w:szCs w:val="16"/>
        </w:rPr>
        <w:t xml:space="preserve"> + </w:t>
      </w:r>
      <w:proofErr w:type="spellStart"/>
      <w:r w:rsidRPr="005A64E4">
        <w:rPr>
          <w:rFonts w:ascii="Cascadia Mono" w:hAnsi="Cascadia Mono" w:cs="Cascadia Mono"/>
          <w:color w:val="000000"/>
          <w:kern w:val="0"/>
          <w:sz w:val="16"/>
          <w:szCs w:val="16"/>
        </w:rPr>
        <w:t>employee.GetSalary</w:t>
      </w:r>
      <w:proofErr w:type="spellEnd"/>
      <w:r w:rsidRPr="005A64E4">
        <w:rPr>
          <w:rFonts w:ascii="Cascadia Mono" w:hAnsi="Cascadia Mono" w:cs="Cascadia Mono"/>
          <w:color w:val="000000"/>
          <w:kern w:val="0"/>
          <w:sz w:val="16"/>
          <w:szCs w:val="16"/>
        </w:rPr>
        <w:t>());</w:t>
      </w:r>
    </w:p>
    <w:p w14:paraId="3E39F5CB"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roofErr w:type="spellStart"/>
      <w:r w:rsidRPr="005A64E4">
        <w:rPr>
          <w:rFonts w:ascii="Cascadia Mono" w:hAnsi="Cascadia Mono" w:cs="Cascadia Mono"/>
          <w:color w:val="000000"/>
          <w:kern w:val="0"/>
          <w:sz w:val="16"/>
          <w:szCs w:val="16"/>
        </w:rPr>
        <w:t>Console.ReadKey</w:t>
      </w:r>
      <w:proofErr w:type="spellEnd"/>
      <w:r w:rsidRPr="005A64E4">
        <w:rPr>
          <w:rFonts w:ascii="Cascadia Mono" w:hAnsi="Cascadia Mono" w:cs="Cascadia Mono"/>
          <w:color w:val="000000"/>
          <w:kern w:val="0"/>
          <w:sz w:val="16"/>
          <w:szCs w:val="16"/>
        </w:rPr>
        <w:t>();</w:t>
      </w:r>
    </w:p>
    <w:p w14:paraId="50974D54"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577E6E86"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 xml:space="preserve">    }</w:t>
      </w:r>
    </w:p>
    <w:p w14:paraId="2862F0CF" w14:textId="77777777" w:rsidR="005A64E4" w:rsidRPr="005A64E4" w:rsidRDefault="005A64E4" w:rsidP="005A64E4">
      <w:pPr>
        <w:autoSpaceDE w:val="0"/>
        <w:autoSpaceDN w:val="0"/>
        <w:adjustRightInd w:val="0"/>
        <w:spacing w:after="0" w:line="240" w:lineRule="auto"/>
        <w:rPr>
          <w:rFonts w:ascii="Cascadia Mono" w:hAnsi="Cascadia Mono" w:cs="Cascadia Mono"/>
          <w:color w:val="000000"/>
          <w:kern w:val="0"/>
          <w:sz w:val="16"/>
          <w:szCs w:val="16"/>
        </w:rPr>
      </w:pPr>
      <w:r w:rsidRPr="005A64E4">
        <w:rPr>
          <w:rFonts w:ascii="Cascadia Mono" w:hAnsi="Cascadia Mono" w:cs="Cascadia Mono"/>
          <w:color w:val="000000"/>
          <w:kern w:val="0"/>
          <w:sz w:val="16"/>
          <w:szCs w:val="16"/>
        </w:rPr>
        <w:t>}</w:t>
      </w:r>
    </w:p>
    <w:p w14:paraId="2D102ADF" w14:textId="77777777" w:rsidR="005A64E4" w:rsidRDefault="005A64E4" w:rsidP="00FE019E">
      <w:pPr>
        <w:shd w:val="clear" w:color="auto" w:fill="FFFFFF"/>
        <w:spacing w:after="0" w:line="240" w:lineRule="auto"/>
        <w:jc w:val="both"/>
        <w:textAlignment w:val="baseline"/>
        <w:outlineLvl w:val="4"/>
        <w:rPr>
          <w:rFonts w:ascii="Arial" w:hAnsi="Arial" w:cs="Arial"/>
          <w:color w:val="000000"/>
          <w:shd w:val="clear" w:color="auto" w:fill="FFFFFF"/>
        </w:rPr>
      </w:pPr>
    </w:p>
    <w:p w14:paraId="542622E8" w14:textId="2A6A2EB2" w:rsidR="000E4A1F" w:rsidRDefault="000E4A1F" w:rsidP="00FE019E">
      <w:pPr>
        <w:shd w:val="clear" w:color="auto" w:fill="FFFFFF"/>
        <w:spacing w:after="0" w:line="240" w:lineRule="auto"/>
        <w:jc w:val="both"/>
        <w:textAlignment w:val="baseline"/>
        <w:outlineLvl w:val="4"/>
        <w:rPr>
          <w:rFonts w:ascii="Arial" w:hAnsi="Arial" w:cs="Arial"/>
          <w:color w:val="000000"/>
          <w:shd w:val="clear" w:color="auto" w:fill="FFFFFF"/>
        </w:rPr>
      </w:pPr>
      <w:r w:rsidRPr="000E4A1F">
        <w:rPr>
          <w:rFonts w:ascii="Arial" w:hAnsi="Arial" w:cs="Arial"/>
          <w:noProof/>
          <w:color w:val="000000"/>
          <w:shd w:val="clear" w:color="auto" w:fill="FFFFFF"/>
        </w:rPr>
        <w:drawing>
          <wp:inline distT="0" distB="0" distL="0" distR="0" wp14:anchorId="468E3CA7" wp14:editId="6AAD49C0">
            <wp:extent cx="5731510" cy="1290320"/>
            <wp:effectExtent l="0" t="0" r="2540" b="5080"/>
            <wp:docPr id="156230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06422" name=""/>
                    <pic:cNvPicPr/>
                  </pic:nvPicPr>
                  <pic:blipFill>
                    <a:blip r:embed="rId70"/>
                    <a:stretch>
                      <a:fillRect/>
                    </a:stretch>
                  </pic:blipFill>
                  <pic:spPr>
                    <a:xfrm>
                      <a:off x="0" y="0"/>
                      <a:ext cx="5731510" cy="1290320"/>
                    </a:xfrm>
                    <a:prstGeom prst="rect">
                      <a:avLst/>
                    </a:prstGeom>
                  </pic:spPr>
                </pic:pic>
              </a:graphicData>
            </a:graphic>
          </wp:inline>
        </w:drawing>
      </w:r>
    </w:p>
    <w:p w14:paraId="554A0C99" w14:textId="77777777" w:rsidR="000E638D" w:rsidRDefault="000E638D" w:rsidP="00FE019E">
      <w:pPr>
        <w:shd w:val="clear" w:color="auto" w:fill="FFFFFF"/>
        <w:spacing w:after="0" w:line="240" w:lineRule="auto"/>
        <w:jc w:val="both"/>
        <w:textAlignment w:val="baseline"/>
        <w:outlineLvl w:val="4"/>
        <w:rPr>
          <w:rFonts w:ascii="Arial" w:hAnsi="Arial" w:cs="Arial"/>
          <w:color w:val="000000"/>
          <w:shd w:val="clear" w:color="auto" w:fill="FFFFFF"/>
        </w:rPr>
      </w:pPr>
    </w:p>
    <w:p w14:paraId="39A8912E" w14:textId="6D7C57D0" w:rsidR="00ED6DA4" w:rsidRDefault="00ED6DA4" w:rsidP="00ED6DA4">
      <w:pPr>
        <w:shd w:val="clear" w:color="auto" w:fill="FFFFFF"/>
        <w:spacing w:after="0" w:line="240" w:lineRule="auto"/>
        <w:jc w:val="both"/>
        <w:textAlignment w:val="baseline"/>
        <w:outlineLvl w:val="4"/>
        <w:rPr>
          <w:rFonts w:ascii="Arial" w:hAnsi="Arial" w:cs="Arial"/>
          <w:b/>
          <w:bCs/>
          <w:color w:val="000000"/>
          <w:shd w:val="clear" w:color="auto" w:fill="FFFFFF"/>
        </w:rPr>
      </w:pPr>
      <w:r w:rsidRPr="00ED6DA4">
        <w:rPr>
          <w:rFonts w:ascii="Arial" w:hAnsi="Arial" w:cs="Arial"/>
          <w:b/>
          <w:bCs/>
          <w:color w:val="000000"/>
          <w:shd w:val="clear" w:color="auto" w:fill="FFFFFF"/>
        </w:rPr>
        <w:t>Dispose Method</w:t>
      </w:r>
    </w:p>
    <w:p w14:paraId="316B01DE" w14:textId="77777777" w:rsidR="00ED6DA4" w:rsidRPr="00ED6DA4" w:rsidRDefault="00ED6DA4" w:rsidP="00ED6DA4">
      <w:pPr>
        <w:shd w:val="clear" w:color="auto" w:fill="FFFFFF"/>
        <w:spacing w:after="0" w:line="240" w:lineRule="auto"/>
        <w:jc w:val="both"/>
        <w:textAlignment w:val="baseline"/>
        <w:outlineLvl w:val="4"/>
        <w:rPr>
          <w:rFonts w:ascii="Arial" w:hAnsi="Arial" w:cs="Arial"/>
          <w:b/>
          <w:bCs/>
          <w:color w:val="000000"/>
          <w:shd w:val="clear" w:color="auto" w:fill="FFFFFF"/>
        </w:rPr>
      </w:pPr>
    </w:p>
    <w:p w14:paraId="4BA10F27" w14:textId="31DE2D8F" w:rsidR="000E638D" w:rsidRDefault="00ED6DA4" w:rsidP="00FA7210">
      <w:pPr>
        <w:shd w:val="clear" w:color="auto" w:fill="FFFFFF"/>
        <w:spacing w:after="0" w:line="240" w:lineRule="auto"/>
        <w:jc w:val="both"/>
        <w:textAlignment w:val="baseline"/>
        <w:outlineLvl w:val="4"/>
        <w:rPr>
          <w:rFonts w:ascii="Arial" w:hAnsi="Arial" w:cs="Arial"/>
          <w:b/>
          <w:bCs/>
          <w:color w:val="000000"/>
          <w:shd w:val="clear" w:color="auto" w:fill="FFFFFF"/>
        </w:rPr>
      </w:pPr>
      <w:r w:rsidRPr="00ED6DA4">
        <w:rPr>
          <w:rFonts w:ascii="Arial" w:hAnsi="Arial" w:cs="Arial"/>
          <w:color w:val="000000"/>
          <w:shd w:val="clear" w:color="auto" w:fill="FFFFFF"/>
        </w:rPr>
        <w:t xml:space="preserve">The Dispose method is part of the </w:t>
      </w:r>
      <w:proofErr w:type="spellStart"/>
      <w:r w:rsidRPr="00ED6DA4">
        <w:rPr>
          <w:rFonts w:ascii="Arial" w:hAnsi="Arial" w:cs="Arial"/>
          <w:color w:val="000000"/>
          <w:shd w:val="clear" w:color="auto" w:fill="FFFFFF"/>
        </w:rPr>
        <w:t>IDisposable</w:t>
      </w:r>
      <w:proofErr w:type="spellEnd"/>
      <w:r w:rsidRPr="00ED6DA4">
        <w:rPr>
          <w:rFonts w:ascii="Arial" w:hAnsi="Arial" w:cs="Arial"/>
          <w:color w:val="000000"/>
          <w:shd w:val="clear" w:color="auto" w:fill="FFFFFF"/>
        </w:rPr>
        <w:t xml:space="preserve"> interface and </w:t>
      </w:r>
      <w:r>
        <w:rPr>
          <w:rFonts w:ascii="Arial" w:hAnsi="Arial" w:cs="Arial"/>
          <w:color w:val="000000"/>
          <w:shd w:val="clear" w:color="auto" w:fill="FFFFFF"/>
        </w:rPr>
        <w:t xml:space="preserve">it </w:t>
      </w:r>
      <w:r w:rsidRPr="00ED6DA4">
        <w:rPr>
          <w:rFonts w:ascii="Arial" w:hAnsi="Arial" w:cs="Arial"/>
          <w:color w:val="000000"/>
          <w:shd w:val="clear" w:color="auto" w:fill="FFFFFF"/>
        </w:rPr>
        <w:t>is implemented to release both managed and unmanaged resources deterministically.</w:t>
      </w:r>
      <w:r w:rsidR="00FA7210">
        <w:rPr>
          <w:rFonts w:ascii="Arial" w:hAnsi="Arial" w:cs="Arial"/>
          <w:color w:val="000000"/>
          <w:shd w:val="clear" w:color="auto" w:fill="FFFFFF"/>
        </w:rPr>
        <w:t xml:space="preserve"> </w:t>
      </w:r>
      <w:r w:rsidRPr="00ED6DA4">
        <w:rPr>
          <w:rFonts w:ascii="Arial" w:hAnsi="Arial" w:cs="Arial"/>
          <w:color w:val="000000"/>
          <w:shd w:val="clear" w:color="auto" w:fill="FFFFFF"/>
        </w:rPr>
        <w:t xml:space="preserve">Unlike Finalize, Dispose is called explicitly in your code, usually when you are </w:t>
      </w:r>
      <w:r w:rsidR="00FF7842">
        <w:rPr>
          <w:rFonts w:ascii="Arial" w:hAnsi="Arial" w:cs="Arial"/>
          <w:color w:val="000000"/>
          <w:shd w:val="clear" w:color="auto" w:fill="FFFFFF"/>
        </w:rPr>
        <w:t>finish</w:t>
      </w:r>
      <w:r w:rsidRPr="00ED6DA4">
        <w:rPr>
          <w:rFonts w:ascii="Arial" w:hAnsi="Arial" w:cs="Arial"/>
          <w:color w:val="000000"/>
          <w:shd w:val="clear" w:color="auto" w:fill="FFFFFF"/>
        </w:rPr>
        <w:t xml:space="preserve"> using an object. This allows for the immediate freeing of resources.</w:t>
      </w:r>
    </w:p>
    <w:p w14:paraId="45FF0FB3" w14:textId="77777777" w:rsidR="00FA7210" w:rsidRPr="000E638D" w:rsidRDefault="00FA7210" w:rsidP="00FA7210">
      <w:pPr>
        <w:shd w:val="clear" w:color="auto" w:fill="FFFFFF"/>
        <w:spacing w:after="0" w:line="240" w:lineRule="auto"/>
        <w:jc w:val="both"/>
        <w:textAlignment w:val="baseline"/>
        <w:outlineLvl w:val="4"/>
        <w:rPr>
          <w:rFonts w:ascii="Arial" w:hAnsi="Arial" w:cs="Arial"/>
          <w:color w:val="000000"/>
          <w:shd w:val="clear" w:color="auto" w:fill="FFFFFF"/>
        </w:rPr>
      </w:pPr>
    </w:p>
    <w:p w14:paraId="4F341304" w14:textId="53360B2D" w:rsidR="0092465A" w:rsidRDefault="000E638D" w:rsidP="000E638D">
      <w:pPr>
        <w:shd w:val="clear" w:color="auto" w:fill="FFFFFF"/>
        <w:spacing w:after="0" w:line="240" w:lineRule="auto"/>
        <w:jc w:val="both"/>
        <w:textAlignment w:val="baseline"/>
        <w:outlineLvl w:val="4"/>
        <w:rPr>
          <w:rFonts w:ascii="Arial" w:hAnsi="Arial" w:cs="Arial"/>
          <w:color w:val="000000"/>
          <w:shd w:val="clear" w:color="auto" w:fill="FFFFFF"/>
        </w:rPr>
      </w:pPr>
      <w:r w:rsidRPr="000E638D">
        <w:rPr>
          <w:rFonts w:ascii="Arial" w:hAnsi="Arial" w:cs="Arial"/>
          <w:color w:val="000000"/>
          <w:shd w:val="clear" w:color="auto" w:fill="FFFFFF"/>
        </w:rPr>
        <w:t xml:space="preserve">There are a couple of resources that GC is not able to release as it doesn't have information, on how to claim memory from those resources like </w:t>
      </w:r>
      <w:r w:rsidRPr="000E638D">
        <w:rPr>
          <w:rFonts w:ascii="Arial" w:hAnsi="Arial" w:cs="Arial"/>
          <w:b/>
          <w:bCs/>
          <w:color w:val="000000"/>
          <w:shd w:val="clear" w:color="auto" w:fill="FFFFFF"/>
        </w:rPr>
        <w:t>File handlers</w:t>
      </w:r>
      <w:r w:rsidRPr="000E638D">
        <w:rPr>
          <w:rFonts w:ascii="Arial" w:hAnsi="Arial" w:cs="Arial"/>
          <w:color w:val="000000"/>
          <w:shd w:val="clear" w:color="auto" w:fill="FFFFFF"/>
        </w:rPr>
        <w:t xml:space="preserve">, </w:t>
      </w:r>
      <w:r w:rsidRPr="000E638D">
        <w:rPr>
          <w:rFonts w:ascii="Arial" w:hAnsi="Arial" w:cs="Arial"/>
          <w:b/>
          <w:bCs/>
          <w:color w:val="000000"/>
          <w:shd w:val="clear" w:color="auto" w:fill="FFFFFF"/>
        </w:rPr>
        <w:t>window handlers, network sockets, database connections</w:t>
      </w:r>
      <w:r w:rsidRPr="000E638D">
        <w:rPr>
          <w:rFonts w:ascii="Arial" w:hAnsi="Arial" w:cs="Arial"/>
          <w:color w:val="000000"/>
          <w:shd w:val="clear" w:color="auto" w:fill="FFFFFF"/>
        </w:rPr>
        <w:t xml:space="preserve">, etc. If your application has these resources then it's the program's responsibility to release unmanaged resources. </w:t>
      </w:r>
    </w:p>
    <w:p w14:paraId="3B223600" w14:textId="77777777" w:rsidR="0092465A" w:rsidRDefault="0092465A" w:rsidP="000E638D">
      <w:pPr>
        <w:shd w:val="clear" w:color="auto" w:fill="FFFFFF"/>
        <w:spacing w:after="0" w:line="240" w:lineRule="auto"/>
        <w:jc w:val="both"/>
        <w:textAlignment w:val="baseline"/>
        <w:outlineLvl w:val="4"/>
        <w:rPr>
          <w:rFonts w:ascii="Arial" w:hAnsi="Arial" w:cs="Arial"/>
          <w:color w:val="000000"/>
          <w:shd w:val="clear" w:color="auto" w:fill="FFFFFF"/>
        </w:rPr>
      </w:pPr>
    </w:p>
    <w:p w14:paraId="2C68C77A" w14:textId="4DE58603" w:rsidR="000E638D" w:rsidRPr="000E638D" w:rsidRDefault="000E638D" w:rsidP="000E638D">
      <w:pPr>
        <w:shd w:val="clear" w:color="auto" w:fill="FFFFFF"/>
        <w:spacing w:after="0" w:line="240" w:lineRule="auto"/>
        <w:jc w:val="both"/>
        <w:textAlignment w:val="baseline"/>
        <w:outlineLvl w:val="4"/>
        <w:rPr>
          <w:rFonts w:ascii="Arial" w:hAnsi="Arial" w:cs="Arial"/>
          <w:color w:val="000000"/>
          <w:shd w:val="clear" w:color="auto" w:fill="FFFFFF"/>
        </w:rPr>
      </w:pPr>
      <w:r w:rsidRPr="000E638D">
        <w:rPr>
          <w:rFonts w:ascii="Arial" w:hAnsi="Arial" w:cs="Arial"/>
          <w:b/>
          <w:bCs/>
          <w:color w:val="000000"/>
          <w:shd w:val="clear" w:color="auto" w:fill="FFFFFF"/>
        </w:rPr>
        <w:t>For example</w:t>
      </w:r>
      <w:r w:rsidRPr="000E638D">
        <w:rPr>
          <w:rFonts w:ascii="Arial" w:hAnsi="Arial" w:cs="Arial"/>
          <w:color w:val="000000"/>
          <w:shd w:val="clear" w:color="auto" w:fill="FFFFFF"/>
        </w:rPr>
        <w:t xml:space="preserve">, if we open a file in our program and not close it after processing then that file will not be available for other operations or if it is being used by other applications they </w:t>
      </w:r>
      <w:r w:rsidR="0092465A" w:rsidRPr="000E638D">
        <w:rPr>
          <w:rFonts w:ascii="Arial" w:hAnsi="Arial" w:cs="Arial"/>
          <w:color w:val="000000"/>
          <w:shd w:val="clear" w:color="auto" w:fill="FFFFFF"/>
        </w:rPr>
        <w:t>cannot</w:t>
      </w:r>
      <w:r w:rsidRPr="000E638D">
        <w:rPr>
          <w:rFonts w:ascii="Arial" w:hAnsi="Arial" w:cs="Arial"/>
          <w:color w:val="000000"/>
          <w:shd w:val="clear" w:color="auto" w:fill="FFFFFF"/>
        </w:rPr>
        <w:t xml:space="preserve"> open or modify that file. For this purpose, the </w:t>
      </w:r>
      <w:proofErr w:type="spellStart"/>
      <w:r w:rsidRPr="000E638D">
        <w:rPr>
          <w:rFonts w:ascii="Arial" w:hAnsi="Arial" w:cs="Arial"/>
          <w:color w:val="000000"/>
          <w:shd w:val="clear" w:color="auto" w:fill="FFFFFF"/>
        </w:rPr>
        <w:t>FileStream</w:t>
      </w:r>
      <w:proofErr w:type="spellEnd"/>
      <w:r w:rsidRPr="000E638D">
        <w:rPr>
          <w:rFonts w:ascii="Arial" w:hAnsi="Arial" w:cs="Arial"/>
          <w:color w:val="000000"/>
          <w:shd w:val="clear" w:color="auto" w:fill="FFFFFF"/>
        </w:rPr>
        <w:t xml:space="preserve"> class provides the Dispose method. We must call this method after file processing is finished. Otherwise, it will be through exception </w:t>
      </w:r>
      <w:r w:rsidRPr="000E638D">
        <w:rPr>
          <w:rFonts w:ascii="Arial" w:hAnsi="Arial" w:cs="Arial"/>
          <w:b/>
          <w:bCs/>
          <w:color w:val="000000"/>
          <w:shd w:val="clear" w:color="auto" w:fill="FFFFFF"/>
        </w:rPr>
        <w:t>Access Denied or the file is being used by another program</w:t>
      </w:r>
      <w:r w:rsidRPr="000E638D">
        <w:rPr>
          <w:rFonts w:ascii="Arial" w:hAnsi="Arial" w:cs="Arial"/>
          <w:color w:val="000000"/>
          <w:shd w:val="clear" w:color="auto" w:fill="FFFFFF"/>
        </w:rPr>
        <w:t>.</w:t>
      </w:r>
    </w:p>
    <w:p w14:paraId="5F23DB32" w14:textId="77777777" w:rsidR="000E638D" w:rsidRDefault="000E638D" w:rsidP="00FE019E">
      <w:pPr>
        <w:shd w:val="clear" w:color="auto" w:fill="FFFFFF"/>
        <w:spacing w:after="0" w:line="240" w:lineRule="auto"/>
        <w:jc w:val="both"/>
        <w:textAlignment w:val="baseline"/>
        <w:outlineLvl w:val="4"/>
        <w:rPr>
          <w:rFonts w:ascii="Arial" w:hAnsi="Arial" w:cs="Arial"/>
          <w:color w:val="000000"/>
          <w:shd w:val="clear" w:color="auto" w:fill="FFFFFF"/>
        </w:rPr>
      </w:pPr>
    </w:p>
    <w:p w14:paraId="0C09F77C" w14:textId="3B7C4542" w:rsidR="00D74D5F" w:rsidRPr="00D74D5F" w:rsidRDefault="00D74D5F" w:rsidP="00FE019E">
      <w:pPr>
        <w:shd w:val="clear" w:color="auto" w:fill="FFFFFF"/>
        <w:spacing w:after="0" w:line="240" w:lineRule="auto"/>
        <w:jc w:val="both"/>
        <w:textAlignment w:val="baseline"/>
        <w:outlineLvl w:val="4"/>
        <w:rPr>
          <w:rFonts w:ascii="Arial" w:hAnsi="Arial" w:cs="Arial"/>
          <w:b/>
          <w:bCs/>
          <w:color w:val="000000"/>
          <w:shd w:val="clear" w:color="auto" w:fill="FFFFFF"/>
        </w:rPr>
      </w:pPr>
      <w:r w:rsidRPr="00D74D5F">
        <w:rPr>
          <w:rFonts w:ascii="Arial" w:hAnsi="Arial" w:cs="Arial"/>
          <w:b/>
          <w:bCs/>
          <w:color w:val="000000"/>
          <w:shd w:val="clear" w:color="auto" w:fill="FFFFFF"/>
        </w:rPr>
        <w:t>Dispose Vs Close</w:t>
      </w:r>
    </w:p>
    <w:p w14:paraId="5672D48A" w14:textId="4A55B452" w:rsidR="00D74D5F" w:rsidRDefault="00D74D5F" w:rsidP="00D74D5F">
      <w:pPr>
        <w:pStyle w:val="NoSpacing"/>
        <w:rPr>
          <w:rFonts w:ascii="Arial" w:hAnsi="Arial" w:cs="Arial"/>
          <w:color w:val="000000"/>
          <w:kern w:val="2"/>
          <w:shd w:val="clear" w:color="auto" w:fill="FFFFFF"/>
          <w:lang w:val="en-IN"/>
          <w14:ligatures w14:val="standardContextual"/>
        </w:rPr>
      </w:pPr>
      <w:r w:rsidRPr="00D74D5F">
        <w:rPr>
          <w:rFonts w:ascii="Arial" w:hAnsi="Arial" w:cs="Arial"/>
          <w:color w:val="000000"/>
          <w:kern w:val="2"/>
          <w:shd w:val="clear" w:color="auto" w:fill="FFFFFF"/>
          <w:lang w:val="en-IN"/>
          <w14:ligatures w14:val="standardContextual"/>
        </w:rPr>
        <w:t>For database connections, there's a small difference between both.</w:t>
      </w:r>
      <w:r w:rsidRPr="00D74D5F">
        <w:rPr>
          <w:rFonts w:ascii="Arial" w:hAnsi="Arial" w:cs="Arial"/>
          <w:color w:val="000000"/>
          <w:kern w:val="2"/>
          <w:shd w:val="clear" w:color="auto" w:fill="FFFFFF"/>
          <w:lang w:val="en-IN"/>
          <w14:ligatures w14:val="standardContextual"/>
        </w:rPr>
        <w:br/>
        <w:t>Dispose will release the database connection completely, so it can't be reopened.</w:t>
      </w:r>
      <w:r w:rsidRPr="00D74D5F">
        <w:rPr>
          <w:rFonts w:ascii="Arial" w:hAnsi="Arial" w:cs="Arial"/>
          <w:color w:val="000000"/>
          <w:kern w:val="2"/>
          <w:shd w:val="clear" w:color="auto" w:fill="FFFFFF"/>
          <w:lang w:val="en-IN"/>
          <w14:ligatures w14:val="standardContextual"/>
        </w:rPr>
        <w:br/>
        <w:t>Close will close the connection but will keep the connection string, connection timeout etc intact, so you can reopen it.</w:t>
      </w:r>
      <w:r w:rsidRPr="00D74D5F">
        <w:rPr>
          <w:rFonts w:ascii="Arial" w:hAnsi="Arial" w:cs="Arial"/>
          <w:color w:val="000000"/>
          <w:kern w:val="2"/>
          <w:shd w:val="clear" w:color="auto" w:fill="FFFFFF"/>
          <w:lang w:val="en-IN"/>
          <w14:ligatures w14:val="standardContextual"/>
        </w:rPr>
        <w:br/>
      </w:r>
      <w:r w:rsidRPr="00D74D5F">
        <w:rPr>
          <w:rFonts w:ascii="Arial" w:hAnsi="Arial" w:cs="Arial"/>
          <w:color w:val="000000"/>
          <w:kern w:val="2"/>
          <w:shd w:val="clear" w:color="auto" w:fill="FFFFFF"/>
          <w:lang w:val="en-IN"/>
          <w14:ligatures w14:val="standardContextual"/>
        </w:rPr>
        <w:br/>
        <w:t>But there's no benefit in closing then disposing, as dispose already does the close.</w:t>
      </w:r>
    </w:p>
    <w:p w14:paraId="5C56FD6A" w14:textId="77777777" w:rsidR="0040275B" w:rsidRDefault="0040275B" w:rsidP="00D74D5F">
      <w:pPr>
        <w:pStyle w:val="NoSpacing"/>
        <w:rPr>
          <w:rFonts w:ascii="Arial" w:hAnsi="Arial" w:cs="Arial"/>
          <w:color w:val="000000"/>
          <w:kern w:val="2"/>
          <w:shd w:val="clear" w:color="auto" w:fill="FFFFFF"/>
          <w:lang w:val="en-IN"/>
          <w14:ligatures w14:val="standardContextual"/>
        </w:rPr>
      </w:pPr>
    </w:p>
    <w:p w14:paraId="34DE6097" w14:textId="77777777" w:rsidR="0040275B" w:rsidRPr="005B663A" w:rsidRDefault="0040275B" w:rsidP="00D74D5F">
      <w:pPr>
        <w:pStyle w:val="NoSpacing"/>
        <w:rPr>
          <w:shd w:val="clear" w:color="auto" w:fill="FFFFFF"/>
        </w:rPr>
      </w:pPr>
    </w:p>
    <w:sectPr w:rsidR="0040275B" w:rsidRPr="005B66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29.5pt;height:16pt;visibility:visible;mso-wrap-style:square" o:bullet="t">
        <v:imagedata r:id="rId1" o:title=""/>
      </v:shape>
    </w:pict>
  </w:numPicBullet>
  <w:abstractNum w:abstractNumId="0" w15:restartNumberingAfterBreak="0">
    <w:nsid w:val="0E45182B"/>
    <w:multiLevelType w:val="multilevel"/>
    <w:tmpl w:val="9856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2518DD"/>
    <w:multiLevelType w:val="multilevel"/>
    <w:tmpl w:val="FDE2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6F505B"/>
    <w:multiLevelType w:val="multilevel"/>
    <w:tmpl w:val="D2A20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F5130F"/>
    <w:multiLevelType w:val="hybridMultilevel"/>
    <w:tmpl w:val="D820D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F15CA0"/>
    <w:multiLevelType w:val="hybridMultilevel"/>
    <w:tmpl w:val="7B563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5B401F"/>
    <w:multiLevelType w:val="multilevel"/>
    <w:tmpl w:val="6CF8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C31215"/>
    <w:multiLevelType w:val="multilevel"/>
    <w:tmpl w:val="E98EB3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6B39DA"/>
    <w:multiLevelType w:val="hybridMultilevel"/>
    <w:tmpl w:val="33EAEF0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B12032"/>
    <w:multiLevelType w:val="hybridMultilevel"/>
    <w:tmpl w:val="9A984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6635BA"/>
    <w:multiLevelType w:val="multilevel"/>
    <w:tmpl w:val="D2405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8D0DFB"/>
    <w:multiLevelType w:val="multilevel"/>
    <w:tmpl w:val="34EA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6E7AD5"/>
    <w:multiLevelType w:val="multilevel"/>
    <w:tmpl w:val="42D68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D56C8B"/>
    <w:multiLevelType w:val="multilevel"/>
    <w:tmpl w:val="C5421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C30B96"/>
    <w:multiLevelType w:val="hybridMultilevel"/>
    <w:tmpl w:val="4E5E0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9D3D50"/>
    <w:multiLevelType w:val="multilevel"/>
    <w:tmpl w:val="DE04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1D7766"/>
    <w:multiLevelType w:val="multilevel"/>
    <w:tmpl w:val="AC94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D96BE1"/>
    <w:multiLevelType w:val="hybridMultilevel"/>
    <w:tmpl w:val="BA701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4F1801"/>
    <w:multiLevelType w:val="multilevel"/>
    <w:tmpl w:val="04D4B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541444"/>
    <w:multiLevelType w:val="multilevel"/>
    <w:tmpl w:val="6CB6E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4126DE"/>
    <w:multiLevelType w:val="multilevel"/>
    <w:tmpl w:val="8C807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466CAF"/>
    <w:multiLevelType w:val="multilevel"/>
    <w:tmpl w:val="9E84D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D924EA"/>
    <w:multiLevelType w:val="multilevel"/>
    <w:tmpl w:val="D2C0C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5A0959"/>
    <w:multiLevelType w:val="hybridMultilevel"/>
    <w:tmpl w:val="A2BC93EA"/>
    <w:lvl w:ilvl="0" w:tplc="0B96C57E">
      <w:start w:val="1"/>
      <w:numFmt w:val="bullet"/>
      <w:lvlText w:val=""/>
      <w:lvlPicBulletId w:val="0"/>
      <w:lvlJc w:val="left"/>
      <w:pPr>
        <w:tabs>
          <w:tab w:val="num" w:pos="720"/>
        </w:tabs>
        <w:ind w:left="720" w:hanging="360"/>
      </w:pPr>
      <w:rPr>
        <w:rFonts w:ascii="Symbol" w:hAnsi="Symbol" w:hint="default"/>
      </w:rPr>
    </w:lvl>
    <w:lvl w:ilvl="1" w:tplc="FC32D1EA" w:tentative="1">
      <w:start w:val="1"/>
      <w:numFmt w:val="bullet"/>
      <w:lvlText w:val=""/>
      <w:lvlJc w:val="left"/>
      <w:pPr>
        <w:tabs>
          <w:tab w:val="num" w:pos="1440"/>
        </w:tabs>
        <w:ind w:left="1440" w:hanging="360"/>
      </w:pPr>
      <w:rPr>
        <w:rFonts w:ascii="Symbol" w:hAnsi="Symbol" w:hint="default"/>
      </w:rPr>
    </w:lvl>
    <w:lvl w:ilvl="2" w:tplc="75084D7C" w:tentative="1">
      <w:start w:val="1"/>
      <w:numFmt w:val="bullet"/>
      <w:lvlText w:val=""/>
      <w:lvlJc w:val="left"/>
      <w:pPr>
        <w:tabs>
          <w:tab w:val="num" w:pos="2160"/>
        </w:tabs>
        <w:ind w:left="2160" w:hanging="360"/>
      </w:pPr>
      <w:rPr>
        <w:rFonts w:ascii="Symbol" w:hAnsi="Symbol" w:hint="default"/>
      </w:rPr>
    </w:lvl>
    <w:lvl w:ilvl="3" w:tplc="DF4C11FC" w:tentative="1">
      <w:start w:val="1"/>
      <w:numFmt w:val="bullet"/>
      <w:lvlText w:val=""/>
      <w:lvlJc w:val="left"/>
      <w:pPr>
        <w:tabs>
          <w:tab w:val="num" w:pos="2880"/>
        </w:tabs>
        <w:ind w:left="2880" w:hanging="360"/>
      </w:pPr>
      <w:rPr>
        <w:rFonts w:ascii="Symbol" w:hAnsi="Symbol" w:hint="default"/>
      </w:rPr>
    </w:lvl>
    <w:lvl w:ilvl="4" w:tplc="6B003E1C" w:tentative="1">
      <w:start w:val="1"/>
      <w:numFmt w:val="bullet"/>
      <w:lvlText w:val=""/>
      <w:lvlJc w:val="left"/>
      <w:pPr>
        <w:tabs>
          <w:tab w:val="num" w:pos="3600"/>
        </w:tabs>
        <w:ind w:left="3600" w:hanging="360"/>
      </w:pPr>
      <w:rPr>
        <w:rFonts w:ascii="Symbol" w:hAnsi="Symbol" w:hint="default"/>
      </w:rPr>
    </w:lvl>
    <w:lvl w:ilvl="5" w:tplc="115C3BCC" w:tentative="1">
      <w:start w:val="1"/>
      <w:numFmt w:val="bullet"/>
      <w:lvlText w:val=""/>
      <w:lvlJc w:val="left"/>
      <w:pPr>
        <w:tabs>
          <w:tab w:val="num" w:pos="4320"/>
        </w:tabs>
        <w:ind w:left="4320" w:hanging="360"/>
      </w:pPr>
      <w:rPr>
        <w:rFonts w:ascii="Symbol" w:hAnsi="Symbol" w:hint="default"/>
      </w:rPr>
    </w:lvl>
    <w:lvl w:ilvl="6" w:tplc="899E0D3E" w:tentative="1">
      <w:start w:val="1"/>
      <w:numFmt w:val="bullet"/>
      <w:lvlText w:val=""/>
      <w:lvlJc w:val="left"/>
      <w:pPr>
        <w:tabs>
          <w:tab w:val="num" w:pos="5040"/>
        </w:tabs>
        <w:ind w:left="5040" w:hanging="360"/>
      </w:pPr>
      <w:rPr>
        <w:rFonts w:ascii="Symbol" w:hAnsi="Symbol" w:hint="default"/>
      </w:rPr>
    </w:lvl>
    <w:lvl w:ilvl="7" w:tplc="63AAD38A" w:tentative="1">
      <w:start w:val="1"/>
      <w:numFmt w:val="bullet"/>
      <w:lvlText w:val=""/>
      <w:lvlJc w:val="left"/>
      <w:pPr>
        <w:tabs>
          <w:tab w:val="num" w:pos="5760"/>
        </w:tabs>
        <w:ind w:left="5760" w:hanging="360"/>
      </w:pPr>
      <w:rPr>
        <w:rFonts w:ascii="Symbol" w:hAnsi="Symbol" w:hint="default"/>
      </w:rPr>
    </w:lvl>
    <w:lvl w:ilvl="8" w:tplc="138C6128"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58B77AF"/>
    <w:multiLevelType w:val="hybridMultilevel"/>
    <w:tmpl w:val="915C2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82251CD"/>
    <w:multiLevelType w:val="multilevel"/>
    <w:tmpl w:val="CC405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3D669E"/>
    <w:multiLevelType w:val="hybridMultilevel"/>
    <w:tmpl w:val="1A0EE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D5578C"/>
    <w:multiLevelType w:val="multilevel"/>
    <w:tmpl w:val="BAF86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AC3F0C"/>
    <w:multiLevelType w:val="multilevel"/>
    <w:tmpl w:val="CF78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6D592C"/>
    <w:multiLevelType w:val="multilevel"/>
    <w:tmpl w:val="8BE0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F932CD"/>
    <w:multiLevelType w:val="multilevel"/>
    <w:tmpl w:val="23EC5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9268A4"/>
    <w:multiLevelType w:val="multilevel"/>
    <w:tmpl w:val="6024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3E504C"/>
    <w:multiLevelType w:val="multilevel"/>
    <w:tmpl w:val="6638F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3571F9"/>
    <w:multiLevelType w:val="multilevel"/>
    <w:tmpl w:val="5D90C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B8109B"/>
    <w:multiLevelType w:val="hybridMultilevel"/>
    <w:tmpl w:val="9F32F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2C0591"/>
    <w:multiLevelType w:val="hybridMultilevel"/>
    <w:tmpl w:val="822C4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9741305">
    <w:abstractNumId w:val="22"/>
  </w:num>
  <w:num w:numId="2" w16cid:durableId="2007319683">
    <w:abstractNumId w:val="31"/>
  </w:num>
  <w:num w:numId="3" w16cid:durableId="910432317">
    <w:abstractNumId w:val="18"/>
  </w:num>
  <w:num w:numId="4" w16cid:durableId="881791872">
    <w:abstractNumId w:val="29"/>
  </w:num>
  <w:num w:numId="5" w16cid:durableId="201136783">
    <w:abstractNumId w:val="24"/>
  </w:num>
  <w:num w:numId="6" w16cid:durableId="26178286">
    <w:abstractNumId w:val="25"/>
  </w:num>
  <w:num w:numId="7" w16cid:durableId="471023564">
    <w:abstractNumId w:val="17"/>
  </w:num>
  <w:num w:numId="8" w16cid:durableId="1017855140">
    <w:abstractNumId w:val="3"/>
  </w:num>
  <w:num w:numId="9" w16cid:durableId="1933469113">
    <w:abstractNumId w:val="26"/>
  </w:num>
  <w:num w:numId="10" w16cid:durableId="213857125">
    <w:abstractNumId w:val="19"/>
  </w:num>
  <w:num w:numId="11" w16cid:durableId="112673615">
    <w:abstractNumId w:val="34"/>
  </w:num>
  <w:num w:numId="12" w16cid:durableId="1040280098">
    <w:abstractNumId w:val="23"/>
  </w:num>
  <w:num w:numId="13" w16cid:durableId="464275436">
    <w:abstractNumId w:val="28"/>
  </w:num>
  <w:num w:numId="14" w16cid:durableId="1818956198">
    <w:abstractNumId w:val="13"/>
  </w:num>
  <w:num w:numId="15" w16cid:durableId="1320815533">
    <w:abstractNumId w:val="30"/>
  </w:num>
  <w:num w:numId="16" w16cid:durableId="1750541567">
    <w:abstractNumId w:val="4"/>
  </w:num>
  <w:num w:numId="17" w16cid:durableId="1576010418">
    <w:abstractNumId w:val="11"/>
  </w:num>
  <w:num w:numId="18" w16cid:durableId="2062971299">
    <w:abstractNumId w:val="16"/>
  </w:num>
  <w:num w:numId="19" w16cid:durableId="248544108">
    <w:abstractNumId w:val="32"/>
  </w:num>
  <w:num w:numId="20" w16cid:durableId="713963287">
    <w:abstractNumId w:val="8"/>
  </w:num>
  <w:num w:numId="21" w16cid:durableId="2024437437">
    <w:abstractNumId w:val="21"/>
  </w:num>
  <w:num w:numId="22" w16cid:durableId="317536333">
    <w:abstractNumId w:val="1"/>
  </w:num>
  <w:num w:numId="23" w16cid:durableId="63916712">
    <w:abstractNumId w:val="27"/>
  </w:num>
  <w:num w:numId="24" w16cid:durableId="1871988730">
    <w:abstractNumId w:val="33"/>
  </w:num>
  <w:num w:numId="25" w16cid:durableId="1825659227">
    <w:abstractNumId w:val="12"/>
  </w:num>
  <w:num w:numId="26" w16cid:durableId="1734964836">
    <w:abstractNumId w:val="9"/>
  </w:num>
  <w:num w:numId="27" w16cid:durableId="1361205336">
    <w:abstractNumId w:val="2"/>
  </w:num>
  <w:num w:numId="28" w16cid:durableId="1864587262">
    <w:abstractNumId w:val="14"/>
  </w:num>
  <w:num w:numId="29" w16cid:durableId="418841700">
    <w:abstractNumId w:val="7"/>
  </w:num>
  <w:num w:numId="30" w16cid:durableId="1689212265">
    <w:abstractNumId w:val="0"/>
  </w:num>
  <w:num w:numId="31" w16cid:durableId="2079400669">
    <w:abstractNumId w:val="10"/>
  </w:num>
  <w:num w:numId="32" w16cid:durableId="2098482683">
    <w:abstractNumId w:val="20"/>
  </w:num>
  <w:num w:numId="33" w16cid:durableId="1288051952">
    <w:abstractNumId w:val="6"/>
  </w:num>
  <w:num w:numId="34" w16cid:durableId="657080082">
    <w:abstractNumId w:val="15"/>
  </w:num>
  <w:num w:numId="35" w16cid:durableId="126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FB"/>
    <w:rsid w:val="00021A65"/>
    <w:rsid w:val="000228CB"/>
    <w:rsid w:val="00022DB0"/>
    <w:rsid w:val="00025751"/>
    <w:rsid w:val="00050C40"/>
    <w:rsid w:val="0005586B"/>
    <w:rsid w:val="00055F5A"/>
    <w:rsid w:val="00056B72"/>
    <w:rsid w:val="000619D4"/>
    <w:rsid w:val="00071F4F"/>
    <w:rsid w:val="00072BFB"/>
    <w:rsid w:val="000769FF"/>
    <w:rsid w:val="000848E2"/>
    <w:rsid w:val="000865DE"/>
    <w:rsid w:val="000926C5"/>
    <w:rsid w:val="00092B54"/>
    <w:rsid w:val="000A61D5"/>
    <w:rsid w:val="000B1206"/>
    <w:rsid w:val="000B2CFC"/>
    <w:rsid w:val="000B333E"/>
    <w:rsid w:val="000B3927"/>
    <w:rsid w:val="000B489A"/>
    <w:rsid w:val="000C221A"/>
    <w:rsid w:val="000C222F"/>
    <w:rsid w:val="000C4ABC"/>
    <w:rsid w:val="000C5693"/>
    <w:rsid w:val="000C7ADA"/>
    <w:rsid w:val="000D4FBB"/>
    <w:rsid w:val="000E2363"/>
    <w:rsid w:val="000E4A1F"/>
    <w:rsid w:val="000E638D"/>
    <w:rsid w:val="000E795C"/>
    <w:rsid w:val="000F3C3B"/>
    <w:rsid w:val="000F639E"/>
    <w:rsid w:val="00103D3A"/>
    <w:rsid w:val="001100B2"/>
    <w:rsid w:val="001129FA"/>
    <w:rsid w:val="00112DCE"/>
    <w:rsid w:val="00133A77"/>
    <w:rsid w:val="00134FA9"/>
    <w:rsid w:val="00136CE2"/>
    <w:rsid w:val="001404D8"/>
    <w:rsid w:val="001437D2"/>
    <w:rsid w:val="00150514"/>
    <w:rsid w:val="00154392"/>
    <w:rsid w:val="00157328"/>
    <w:rsid w:val="0016501E"/>
    <w:rsid w:val="0016715B"/>
    <w:rsid w:val="00170BA8"/>
    <w:rsid w:val="001715F0"/>
    <w:rsid w:val="001731EB"/>
    <w:rsid w:val="00175CBC"/>
    <w:rsid w:val="00175F1F"/>
    <w:rsid w:val="00184890"/>
    <w:rsid w:val="00187553"/>
    <w:rsid w:val="001A0DEC"/>
    <w:rsid w:val="001B295F"/>
    <w:rsid w:val="001B54A2"/>
    <w:rsid w:val="001B5E07"/>
    <w:rsid w:val="001C0FC6"/>
    <w:rsid w:val="001C45DD"/>
    <w:rsid w:val="001C492E"/>
    <w:rsid w:val="001C4E80"/>
    <w:rsid w:val="001C5DD0"/>
    <w:rsid w:val="001D37E8"/>
    <w:rsid w:val="001D6931"/>
    <w:rsid w:val="001E4BBB"/>
    <w:rsid w:val="00204651"/>
    <w:rsid w:val="0020606B"/>
    <w:rsid w:val="002063BE"/>
    <w:rsid w:val="002110AF"/>
    <w:rsid w:val="002204DA"/>
    <w:rsid w:val="00225DCC"/>
    <w:rsid w:val="00233B46"/>
    <w:rsid w:val="00236963"/>
    <w:rsid w:val="00240681"/>
    <w:rsid w:val="00242947"/>
    <w:rsid w:val="002443E8"/>
    <w:rsid w:val="002570FE"/>
    <w:rsid w:val="002723F2"/>
    <w:rsid w:val="002736E7"/>
    <w:rsid w:val="002747C4"/>
    <w:rsid w:val="00275EBF"/>
    <w:rsid w:val="00281A3F"/>
    <w:rsid w:val="00284637"/>
    <w:rsid w:val="002846A2"/>
    <w:rsid w:val="0028525A"/>
    <w:rsid w:val="00290AC7"/>
    <w:rsid w:val="002972D9"/>
    <w:rsid w:val="00297F23"/>
    <w:rsid w:val="002A5699"/>
    <w:rsid w:val="002B02C5"/>
    <w:rsid w:val="002B486A"/>
    <w:rsid w:val="002C355C"/>
    <w:rsid w:val="002C424F"/>
    <w:rsid w:val="002C5B16"/>
    <w:rsid w:val="002D1737"/>
    <w:rsid w:val="002D225E"/>
    <w:rsid w:val="002D5CA2"/>
    <w:rsid w:val="002F0838"/>
    <w:rsid w:val="002F0D57"/>
    <w:rsid w:val="002F17CF"/>
    <w:rsid w:val="002F4218"/>
    <w:rsid w:val="00302993"/>
    <w:rsid w:val="00306290"/>
    <w:rsid w:val="0031122E"/>
    <w:rsid w:val="00311C4F"/>
    <w:rsid w:val="00312487"/>
    <w:rsid w:val="003142C6"/>
    <w:rsid w:val="00316B32"/>
    <w:rsid w:val="003200A8"/>
    <w:rsid w:val="0032059D"/>
    <w:rsid w:val="003244A0"/>
    <w:rsid w:val="0033381A"/>
    <w:rsid w:val="003338A6"/>
    <w:rsid w:val="00333EF4"/>
    <w:rsid w:val="00335B78"/>
    <w:rsid w:val="003413F2"/>
    <w:rsid w:val="00354E61"/>
    <w:rsid w:val="00361BCD"/>
    <w:rsid w:val="00361C43"/>
    <w:rsid w:val="003643CD"/>
    <w:rsid w:val="00365BC1"/>
    <w:rsid w:val="00370559"/>
    <w:rsid w:val="003711DC"/>
    <w:rsid w:val="00373341"/>
    <w:rsid w:val="003734AC"/>
    <w:rsid w:val="00377FF2"/>
    <w:rsid w:val="00380549"/>
    <w:rsid w:val="003833A4"/>
    <w:rsid w:val="0038481E"/>
    <w:rsid w:val="00385A42"/>
    <w:rsid w:val="00391D41"/>
    <w:rsid w:val="003A18E3"/>
    <w:rsid w:val="003B2EC5"/>
    <w:rsid w:val="003B3A49"/>
    <w:rsid w:val="003B3FCA"/>
    <w:rsid w:val="003B58D1"/>
    <w:rsid w:val="003C0562"/>
    <w:rsid w:val="003C60DA"/>
    <w:rsid w:val="003C6643"/>
    <w:rsid w:val="003D3B8D"/>
    <w:rsid w:val="003E2635"/>
    <w:rsid w:val="003E32ED"/>
    <w:rsid w:val="003E5D8D"/>
    <w:rsid w:val="003E76CB"/>
    <w:rsid w:val="003F78F6"/>
    <w:rsid w:val="004016B5"/>
    <w:rsid w:val="00402652"/>
    <w:rsid w:val="0040275B"/>
    <w:rsid w:val="004040FF"/>
    <w:rsid w:val="0040738C"/>
    <w:rsid w:val="00407FAB"/>
    <w:rsid w:val="0042160D"/>
    <w:rsid w:val="0042332B"/>
    <w:rsid w:val="0042707B"/>
    <w:rsid w:val="0043278C"/>
    <w:rsid w:val="00433AE3"/>
    <w:rsid w:val="00435B02"/>
    <w:rsid w:val="00440A05"/>
    <w:rsid w:val="00440CFF"/>
    <w:rsid w:val="004419D3"/>
    <w:rsid w:val="00443FE3"/>
    <w:rsid w:val="00446918"/>
    <w:rsid w:val="00451681"/>
    <w:rsid w:val="00456C52"/>
    <w:rsid w:val="0047196C"/>
    <w:rsid w:val="004740D4"/>
    <w:rsid w:val="00477573"/>
    <w:rsid w:val="0048240C"/>
    <w:rsid w:val="00484298"/>
    <w:rsid w:val="00484FC4"/>
    <w:rsid w:val="004A4CD6"/>
    <w:rsid w:val="004A5FD5"/>
    <w:rsid w:val="004A6D84"/>
    <w:rsid w:val="004B241D"/>
    <w:rsid w:val="004B442A"/>
    <w:rsid w:val="004B6922"/>
    <w:rsid w:val="004B721E"/>
    <w:rsid w:val="004B7C1B"/>
    <w:rsid w:val="004C175D"/>
    <w:rsid w:val="004C75EB"/>
    <w:rsid w:val="004D42C0"/>
    <w:rsid w:val="004E0AEB"/>
    <w:rsid w:val="004E3048"/>
    <w:rsid w:val="004F3069"/>
    <w:rsid w:val="004F35D3"/>
    <w:rsid w:val="004F6509"/>
    <w:rsid w:val="004F74C0"/>
    <w:rsid w:val="004F7F47"/>
    <w:rsid w:val="0050459D"/>
    <w:rsid w:val="005057EA"/>
    <w:rsid w:val="0050637F"/>
    <w:rsid w:val="00510D00"/>
    <w:rsid w:val="005202C7"/>
    <w:rsid w:val="00523499"/>
    <w:rsid w:val="00527ACD"/>
    <w:rsid w:val="00533FD6"/>
    <w:rsid w:val="0054040D"/>
    <w:rsid w:val="00542980"/>
    <w:rsid w:val="00546390"/>
    <w:rsid w:val="005514BE"/>
    <w:rsid w:val="005515BA"/>
    <w:rsid w:val="00556C4D"/>
    <w:rsid w:val="00556D21"/>
    <w:rsid w:val="005623F3"/>
    <w:rsid w:val="0057310B"/>
    <w:rsid w:val="005779DA"/>
    <w:rsid w:val="0058060A"/>
    <w:rsid w:val="005914A4"/>
    <w:rsid w:val="00591C16"/>
    <w:rsid w:val="00592D4A"/>
    <w:rsid w:val="00595BCF"/>
    <w:rsid w:val="00595C9E"/>
    <w:rsid w:val="00595EF2"/>
    <w:rsid w:val="00596004"/>
    <w:rsid w:val="005A40D6"/>
    <w:rsid w:val="005A64E4"/>
    <w:rsid w:val="005A789F"/>
    <w:rsid w:val="005B352F"/>
    <w:rsid w:val="005B663A"/>
    <w:rsid w:val="005C0C70"/>
    <w:rsid w:val="005D3440"/>
    <w:rsid w:val="005D6F07"/>
    <w:rsid w:val="005E41DB"/>
    <w:rsid w:val="005E6832"/>
    <w:rsid w:val="00603432"/>
    <w:rsid w:val="00622C4E"/>
    <w:rsid w:val="00622EB3"/>
    <w:rsid w:val="00642A3D"/>
    <w:rsid w:val="00642C2E"/>
    <w:rsid w:val="00653590"/>
    <w:rsid w:val="00664099"/>
    <w:rsid w:val="0066436B"/>
    <w:rsid w:val="00666124"/>
    <w:rsid w:val="00675CFD"/>
    <w:rsid w:val="006807BB"/>
    <w:rsid w:val="00682F1F"/>
    <w:rsid w:val="00683274"/>
    <w:rsid w:val="00683EFA"/>
    <w:rsid w:val="006841A0"/>
    <w:rsid w:val="00695521"/>
    <w:rsid w:val="00695646"/>
    <w:rsid w:val="006A2817"/>
    <w:rsid w:val="006A58FA"/>
    <w:rsid w:val="006A6C3F"/>
    <w:rsid w:val="006B4C5F"/>
    <w:rsid w:val="006B5845"/>
    <w:rsid w:val="006B77AB"/>
    <w:rsid w:val="006C7933"/>
    <w:rsid w:val="006E09DB"/>
    <w:rsid w:val="006F0389"/>
    <w:rsid w:val="0070140D"/>
    <w:rsid w:val="00711430"/>
    <w:rsid w:val="00721699"/>
    <w:rsid w:val="007231B9"/>
    <w:rsid w:val="00735F04"/>
    <w:rsid w:val="00741964"/>
    <w:rsid w:val="0074373C"/>
    <w:rsid w:val="00745ABE"/>
    <w:rsid w:val="00751BAA"/>
    <w:rsid w:val="007544E9"/>
    <w:rsid w:val="007645B5"/>
    <w:rsid w:val="00764BF8"/>
    <w:rsid w:val="00777305"/>
    <w:rsid w:val="007A0FC4"/>
    <w:rsid w:val="007A7132"/>
    <w:rsid w:val="007B1DB4"/>
    <w:rsid w:val="007C3B27"/>
    <w:rsid w:val="007C4D1C"/>
    <w:rsid w:val="007D70B9"/>
    <w:rsid w:val="007F0ABE"/>
    <w:rsid w:val="007F2C78"/>
    <w:rsid w:val="007F4A5B"/>
    <w:rsid w:val="008008AC"/>
    <w:rsid w:val="00802E0D"/>
    <w:rsid w:val="00806976"/>
    <w:rsid w:val="00810103"/>
    <w:rsid w:val="008164A5"/>
    <w:rsid w:val="008233E2"/>
    <w:rsid w:val="0082377C"/>
    <w:rsid w:val="00824323"/>
    <w:rsid w:val="00832B53"/>
    <w:rsid w:val="00833BA2"/>
    <w:rsid w:val="00835F91"/>
    <w:rsid w:val="00840F89"/>
    <w:rsid w:val="00843E3D"/>
    <w:rsid w:val="00850A20"/>
    <w:rsid w:val="00864686"/>
    <w:rsid w:val="0087562B"/>
    <w:rsid w:val="0087644B"/>
    <w:rsid w:val="00876DE6"/>
    <w:rsid w:val="00886EFA"/>
    <w:rsid w:val="008874CE"/>
    <w:rsid w:val="0089339A"/>
    <w:rsid w:val="0089504D"/>
    <w:rsid w:val="008A4321"/>
    <w:rsid w:val="008B328F"/>
    <w:rsid w:val="008C1DE7"/>
    <w:rsid w:val="008C598D"/>
    <w:rsid w:val="008D571D"/>
    <w:rsid w:val="008E48A8"/>
    <w:rsid w:val="008E58BC"/>
    <w:rsid w:val="008E726E"/>
    <w:rsid w:val="008E7D4E"/>
    <w:rsid w:val="00905365"/>
    <w:rsid w:val="0090541C"/>
    <w:rsid w:val="0091275D"/>
    <w:rsid w:val="00913F29"/>
    <w:rsid w:val="0091743C"/>
    <w:rsid w:val="00917CE3"/>
    <w:rsid w:val="00922FAA"/>
    <w:rsid w:val="00923645"/>
    <w:rsid w:val="0092465A"/>
    <w:rsid w:val="00925BE2"/>
    <w:rsid w:val="009264CE"/>
    <w:rsid w:val="00927499"/>
    <w:rsid w:val="00927CEE"/>
    <w:rsid w:val="009361CB"/>
    <w:rsid w:val="00942F3C"/>
    <w:rsid w:val="00951C0B"/>
    <w:rsid w:val="0095435A"/>
    <w:rsid w:val="0096094D"/>
    <w:rsid w:val="00961D5A"/>
    <w:rsid w:val="00973FB4"/>
    <w:rsid w:val="00976A26"/>
    <w:rsid w:val="0098064E"/>
    <w:rsid w:val="00980670"/>
    <w:rsid w:val="00981D80"/>
    <w:rsid w:val="00983DFE"/>
    <w:rsid w:val="00986DAE"/>
    <w:rsid w:val="009926CE"/>
    <w:rsid w:val="009A1245"/>
    <w:rsid w:val="009A2D51"/>
    <w:rsid w:val="009A79EA"/>
    <w:rsid w:val="009B006A"/>
    <w:rsid w:val="009B7C10"/>
    <w:rsid w:val="009C521A"/>
    <w:rsid w:val="009D380C"/>
    <w:rsid w:val="009D60FB"/>
    <w:rsid w:val="009E0D89"/>
    <w:rsid w:val="009E52DC"/>
    <w:rsid w:val="009F533D"/>
    <w:rsid w:val="009F7C4C"/>
    <w:rsid w:val="00A01525"/>
    <w:rsid w:val="00A0284F"/>
    <w:rsid w:val="00A054CF"/>
    <w:rsid w:val="00A1101A"/>
    <w:rsid w:val="00A2063F"/>
    <w:rsid w:val="00A206D9"/>
    <w:rsid w:val="00A34FB6"/>
    <w:rsid w:val="00A4208B"/>
    <w:rsid w:val="00A46CCC"/>
    <w:rsid w:val="00A47479"/>
    <w:rsid w:val="00A5043F"/>
    <w:rsid w:val="00A5081E"/>
    <w:rsid w:val="00A51059"/>
    <w:rsid w:val="00A53B59"/>
    <w:rsid w:val="00A5497A"/>
    <w:rsid w:val="00A550D3"/>
    <w:rsid w:val="00A55924"/>
    <w:rsid w:val="00A63C29"/>
    <w:rsid w:val="00A722A2"/>
    <w:rsid w:val="00A7294E"/>
    <w:rsid w:val="00A8754D"/>
    <w:rsid w:val="00A93B6F"/>
    <w:rsid w:val="00A96854"/>
    <w:rsid w:val="00A97CBA"/>
    <w:rsid w:val="00AA168F"/>
    <w:rsid w:val="00AA2604"/>
    <w:rsid w:val="00AA36C8"/>
    <w:rsid w:val="00AA5ED3"/>
    <w:rsid w:val="00AA609A"/>
    <w:rsid w:val="00AB0212"/>
    <w:rsid w:val="00AB34FC"/>
    <w:rsid w:val="00AD0E27"/>
    <w:rsid w:val="00AD4EC4"/>
    <w:rsid w:val="00AE65F7"/>
    <w:rsid w:val="00AF54ED"/>
    <w:rsid w:val="00AF623A"/>
    <w:rsid w:val="00B01D94"/>
    <w:rsid w:val="00B04B81"/>
    <w:rsid w:val="00B05276"/>
    <w:rsid w:val="00B0793C"/>
    <w:rsid w:val="00B07C24"/>
    <w:rsid w:val="00B23B6A"/>
    <w:rsid w:val="00B40EE5"/>
    <w:rsid w:val="00B42C58"/>
    <w:rsid w:val="00B47535"/>
    <w:rsid w:val="00B50783"/>
    <w:rsid w:val="00B60903"/>
    <w:rsid w:val="00B64775"/>
    <w:rsid w:val="00B71FCE"/>
    <w:rsid w:val="00B72BEC"/>
    <w:rsid w:val="00B81A8C"/>
    <w:rsid w:val="00B82176"/>
    <w:rsid w:val="00B82C6D"/>
    <w:rsid w:val="00B861FF"/>
    <w:rsid w:val="00B90754"/>
    <w:rsid w:val="00B928AF"/>
    <w:rsid w:val="00B951A2"/>
    <w:rsid w:val="00BA03ED"/>
    <w:rsid w:val="00BA4978"/>
    <w:rsid w:val="00BB0E8A"/>
    <w:rsid w:val="00BB21E4"/>
    <w:rsid w:val="00BB5260"/>
    <w:rsid w:val="00BB67E9"/>
    <w:rsid w:val="00BB76B0"/>
    <w:rsid w:val="00BC040F"/>
    <w:rsid w:val="00BC0E4F"/>
    <w:rsid w:val="00BC2160"/>
    <w:rsid w:val="00BE4D37"/>
    <w:rsid w:val="00BE5702"/>
    <w:rsid w:val="00BF0381"/>
    <w:rsid w:val="00BF210D"/>
    <w:rsid w:val="00BF5307"/>
    <w:rsid w:val="00BF7D31"/>
    <w:rsid w:val="00C14CB4"/>
    <w:rsid w:val="00C1620D"/>
    <w:rsid w:val="00C33E59"/>
    <w:rsid w:val="00C34AD1"/>
    <w:rsid w:val="00C42F3D"/>
    <w:rsid w:val="00C44AFA"/>
    <w:rsid w:val="00C5085E"/>
    <w:rsid w:val="00C50D14"/>
    <w:rsid w:val="00C5282B"/>
    <w:rsid w:val="00C55598"/>
    <w:rsid w:val="00C6686E"/>
    <w:rsid w:val="00C66913"/>
    <w:rsid w:val="00C716C8"/>
    <w:rsid w:val="00C737BA"/>
    <w:rsid w:val="00C806EC"/>
    <w:rsid w:val="00C82DC1"/>
    <w:rsid w:val="00C97D06"/>
    <w:rsid w:val="00CA051E"/>
    <w:rsid w:val="00CC42A9"/>
    <w:rsid w:val="00CC486B"/>
    <w:rsid w:val="00CC57D0"/>
    <w:rsid w:val="00CC6D8E"/>
    <w:rsid w:val="00CD2E0E"/>
    <w:rsid w:val="00CE3575"/>
    <w:rsid w:val="00CE6294"/>
    <w:rsid w:val="00CF15BA"/>
    <w:rsid w:val="00CF4C8E"/>
    <w:rsid w:val="00CF5797"/>
    <w:rsid w:val="00CF668A"/>
    <w:rsid w:val="00D01A15"/>
    <w:rsid w:val="00D04F9E"/>
    <w:rsid w:val="00D15187"/>
    <w:rsid w:val="00D15441"/>
    <w:rsid w:val="00D25CD9"/>
    <w:rsid w:val="00D3779B"/>
    <w:rsid w:val="00D43F2A"/>
    <w:rsid w:val="00D44F14"/>
    <w:rsid w:val="00D6372B"/>
    <w:rsid w:val="00D670B9"/>
    <w:rsid w:val="00D74D5F"/>
    <w:rsid w:val="00D75015"/>
    <w:rsid w:val="00D750F5"/>
    <w:rsid w:val="00D922FC"/>
    <w:rsid w:val="00DA2784"/>
    <w:rsid w:val="00DA2A83"/>
    <w:rsid w:val="00DA35B9"/>
    <w:rsid w:val="00DA4B65"/>
    <w:rsid w:val="00DA6F1C"/>
    <w:rsid w:val="00DB3F47"/>
    <w:rsid w:val="00DB78B5"/>
    <w:rsid w:val="00DC0AB5"/>
    <w:rsid w:val="00DC0AE2"/>
    <w:rsid w:val="00DC1DB8"/>
    <w:rsid w:val="00DD3BB2"/>
    <w:rsid w:val="00DD4453"/>
    <w:rsid w:val="00DD5200"/>
    <w:rsid w:val="00DD5F93"/>
    <w:rsid w:val="00DD63AD"/>
    <w:rsid w:val="00DE409B"/>
    <w:rsid w:val="00DE4792"/>
    <w:rsid w:val="00DE6943"/>
    <w:rsid w:val="00DF4CD9"/>
    <w:rsid w:val="00DF5108"/>
    <w:rsid w:val="00DF6DD7"/>
    <w:rsid w:val="00E003B6"/>
    <w:rsid w:val="00E10037"/>
    <w:rsid w:val="00E13B14"/>
    <w:rsid w:val="00E2359D"/>
    <w:rsid w:val="00E24911"/>
    <w:rsid w:val="00E26856"/>
    <w:rsid w:val="00E32350"/>
    <w:rsid w:val="00E417ED"/>
    <w:rsid w:val="00E425A3"/>
    <w:rsid w:val="00E4661B"/>
    <w:rsid w:val="00E638C5"/>
    <w:rsid w:val="00E64A3B"/>
    <w:rsid w:val="00E924EE"/>
    <w:rsid w:val="00E94938"/>
    <w:rsid w:val="00EA05A8"/>
    <w:rsid w:val="00EA49DD"/>
    <w:rsid w:val="00EA51FF"/>
    <w:rsid w:val="00EA67EE"/>
    <w:rsid w:val="00EB3C33"/>
    <w:rsid w:val="00EB72A4"/>
    <w:rsid w:val="00EC4512"/>
    <w:rsid w:val="00EC4571"/>
    <w:rsid w:val="00EC581E"/>
    <w:rsid w:val="00ED3E8C"/>
    <w:rsid w:val="00ED6DA4"/>
    <w:rsid w:val="00EE7F64"/>
    <w:rsid w:val="00EF0616"/>
    <w:rsid w:val="00F11D2D"/>
    <w:rsid w:val="00F1219E"/>
    <w:rsid w:val="00F149CE"/>
    <w:rsid w:val="00F209CB"/>
    <w:rsid w:val="00F2766F"/>
    <w:rsid w:val="00F32038"/>
    <w:rsid w:val="00F32B56"/>
    <w:rsid w:val="00F33C85"/>
    <w:rsid w:val="00F41F39"/>
    <w:rsid w:val="00F43F87"/>
    <w:rsid w:val="00F45C6D"/>
    <w:rsid w:val="00F473FA"/>
    <w:rsid w:val="00F633E0"/>
    <w:rsid w:val="00F64213"/>
    <w:rsid w:val="00F6462E"/>
    <w:rsid w:val="00F67282"/>
    <w:rsid w:val="00F706AC"/>
    <w:rsid w:val="00F83668"/>
    <w:rsid w:val="00F919AA"/>
    <w:rsid w:val="00F96A77"/>
    <w:rsid w:val="00FA647A"/>
    <w:rsid w:val="00FA6559"/>
    <w:rsid w:val="00FA7210"/>
    <w:rsid w:val="00FA7609"/>
    <w:rsid w:val="00FC203A"/>
    <w:rsid w:val="00FD5B80"/>
    <w:rsid w:val="00FE019E"/>
    <w:rsid w:val="00FF78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81B8E"/>
  <w15:chartTrackingRefBased/>
  <w15:docId w15:val="{23704D20-3493-4B1B-9202-747BD4C63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2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A4C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E63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BF210D"/>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semiHidden/>
    <w:unhideWhenUsed/>
    <w:qFormat/>
    <w:rsid w:val="002443E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1219E"/>
    <w:rPr>
      <w:b/>
      <w:bCs/>
    </w:rPr>
  </w:style>
  <w:style w:type="character" w:customStyle="1" w:styleId="Heading5Char">
    <w:name w:val="Heading 5 Char"/>
    <w:basedOn w:val="DefaultParagraphFont"/>
    <w:link w:val="Heading5"/>
    <w:uiPriority w:val="9"/>
    <w:rsid w:val="00BF210D"/>
    <w:rPr>
      <w:rFonts w:ascii="Times New Roman" w:eastAsia="Times New Roman" w:hAnsi="Times New Roman" w:cs="Times New Roman"/>
      <w:b/>
      <w:bCs/>
      <w:kern w:val="0"/>
      <w:sz w:val="20"/>
      <w:szCs w:val="20"/>
      <w:lang w:eastAsia="en-IN"/>
      <w14:ligatures w14:val="none"/>
    </w:rPr>
  </w:style>
  <w:style w:type="character" w:customStyle="1" w:styleId="Heading2Char">
    <w:name w:val="Heading 2 Char"/>
    <w:basedOn w:val="DefaultParagraphFont"/>
    <w:link w:val="Heading2"/>
    <w:uiPriority w:val="9"/>
    <w:semiHidden/>
    <w:rsid w:val="004A4CD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469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2C424F"/>
    <w:pPr>
      <w:ind w:left="720"/>
      <w:contextualSpacing/>
    </w:pPr>
  </w:style>
  <w:style w:type="paragraph" w:styleId="NoSpacing">
    <w:name w:val="No Spacing"/>
    <w:uiPriority w:val="1"/>
    <w:qFormat/>
    <w:rsid w:val="00136CE2"/>
    <w:pPr>
      <w:spacing w:after="0" w:line="240" w:lineRule="auto"/>
    </w:pPr>
    <w:rPr>
      <w:kern w:val="0"/>
      <w:lang w:val="en-US"/>
      <w14:ligatures w14:val="none"/>
    </w:rPr>
  </w:style>
  <w:style w:type="paragraph" w:styleId="Revision">
    <w:name w:val="Revision"/>
    <w:hidden/>
    <w:uiPriority w:val="99"/>
    <w:semiHidden/>
    <w:rsid w:val="00C42F3D"/>
    <w:pPr>
      <w:spacing w:after="0" w:line="240" w:lineRule="auto"/>
    </w:pPr>
  </w:style>
  <w:style w:type="character" w:customStyle="1" w:styleId="Heading1Char">
    <w:name w:val="Heading 1 Char"/>
    <w:basedOn w:val="DefaultParagraphFont"/>
    <w:link w:val="Heading1"/>
    <w:uiPriority w:val="9"/>
    <w:rsid w:val="00DD5200"/>
    <w:rPr>
      <w:rFonts w:asciiTheme="majorHAnsi" w:eastAsiaTheme="majorEastAsia" w:hAnsiTheme="majorHAnsi" w:cstheme="majorBidi"/>
      <w:color w:val="2F5496" w:themeColor="accent1" w:themeShade="BF"/>
      <w:sz w:val="32"/>
      <w:szCs w:val="32"/>
    </w:rPr>
  </w:style>
  <w:style w:type="character" w:customStyle="1" w:styleId="citchapbm">
    <w:name w:val="citchapbm"/>
    <w:basedOn w:val="DefaultParagraphFont"/>
    <w:rsid w:val="0082377C"/>
  </w:style>
  <w:style w:type="character" w:customStyle="1" w:styleId="Heading6Char">
    <w:name w:val="Heading 6 Char"/>
    <w:basedOn w:val="DefaultParagraphFont"/>
    <w:link w:val="Heading6"/>
    <w:uiPriority w:val="9"/>
    <w:semiHidden/>
    <w:rsid w:val="002443E8"/>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unhideWhenUsed/>
    <w:rsid w:val="00CA051E"/>
    <w:rPr>
      <w:color w:val="0000FF"/>
      <w:u w:val="single"/>
    </w:rPr>
  </w:style>
  <w:style w:type="character" w:styleId="HTMLCode">
    <w:name w:val="HTML Code"/>
    <w:basedOn w:val="DefaultParagraphFont"/>
    <w:uiPriority w:val="99"/>
    <w:semiHidden/>
    <w:unhideWhenUsed/>
    <w:rsid w:val="004B442A"/>
    <w:rPr>
      <w:rFonts w:ascii="Courier New" w:eastAsia="Times New Roman" w:hAnsi="Courier New" w:cs="Courier New"/>
      <w:sz w:val="20"/>
      <w:szCs w:val="20"/>
    </w:rPr>
  </w:style>
  <w:style w:type="character" w:customStyle="1" w:styleId="language">
    <w:name w:val="language"/>
    <w:basedOn w:val="DefaultParagraphFont"/>
    <w:rsid w:val="004B442A"/>
  </w:style>
  <w:style w:type="paragraph" w:styleId="HTMLPreformatted">
    <w:name w:val="HTML Preformatted"/>
    <w:basedOn w:val="Normal"/>
    <w:link w:val="HTMLPreformattedChar"/>
    <w:uiPriority w:val="99"/>
    <w:semiHidden/>
    <w:unhideWhenUsed/>
    <w:rsid w:val="004B4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B442A"/>
    <w:rPr>
      <w:rFonts w:ascii="Courier New" w:eastAsia="Times New Roman" w:hAnsi="Courier New" w:cs="Courier New"/>
      <w:kern w:val="0"/>
      <w:sz w:val="20"/>
      <w:szCs w:val="20"/>
      <w:lang w:eastAsia="en-IN"/>
      <w14:ligatures w14:val="none"/>
    </w:rPr>
  </w:style>
  <w:style w:type="character" w:customStyle="1" w:styleId="hljs-meta">
    <w:name w:val="hljs-meta"/>
    <w:basedOn w:val="DefaultParagraphFont"/>
    <w:rsid w:val="004B442A"/>
  </w:style>
  <w:style w:type="character" w:customStyle="1" w:styleId="hljs-keyword">
    <w:name w:val="hljs-keyword"/>
    <w:basedOn w:val="DefaultParagraphFont"/>
    <w:rsid w:val="004B442A"/>
  </w:style>
  <w:style w:type="character" w:customStyle="1" w:styleId="hljs-title">
    <w:name w:val="hljs-title"/>
    <w:basedOn w:val="DefaultParagraphFont"/>
    <w:rsid w:val="004B442A"/>
  </w:style>
  <w:style w:type="character" w:customStyle="1" w:styleId="hljs-function">
    <w:name w:val="hljs-function"/>
    <w:basedOn w:val="DefaultParagraphFont"/>
    <w:rsid w:val="004B442A"/>
  </w:style>
  <w:style w:type="character" w:customStyle="1" w:styleId="hljs-params">
    <w:name w:val="hljs-params"/>
    <w:basedOn w:val="DefaultParagraphFont"/>
    <w:rsid w:val="004B442A"/>
  </w:style>
  <w:style w:type="character" w:customStyle="1" w:styleId="hljs-builtin">
    <w:name w:val="hljs-built_in"/>
    <w:basedOn w:val="DefaultParagraphFont"/>
    <w:rsid w:val="004B442A"/>
  </w:style>
  <w:style w:type="character" w:customStyle="1" w:styleId="hljs-string">
    <w:name w:val="hljs-string"/>
    <w:basedOn w:val="DefaultParagraphFont"/>
    <w:rsid w:val="003C0562"/>
  </w:style>
  <w:style w:type="character" w:customStyle="1" w:styleId="Heading3Char">
    <w:name w:val="Heading 3 Char"/>
    <w:basedOn w:val="DefaultParagraphFont"/>
    <w:link w:val="Heading3"/>
    <w:uiPriority w:val="9"/>
    <w:semiHidden/>
    <w:rsid w:val="000E638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43788">
      <w:bodyDiv w:val="1"/>
      <w:marLeft w:val="0"/>
      <w:marRight w:val="0"/>
      <w:marTop w:val="0"/>
      <w:marBottom w:val="0"/>
      <w:divBdr>
        <w:top w:val="none" w:sz="0" w:space="0" w:color="auto"/>
        <w:left w:val="none" w:sz="0" w:space="0" w:color="auto"/>
        <w:bottom w:val="none" w:sz="0" w:space="0" w:color="auto"/>
        <w:right w:val="none" w:sz="0" w:space="0" w:color="auto"/>
      </w:divBdr>
    </w:div>
    <w:div w:id="14771326">
      <w:bodyDiv w:val="1"/>
      <w:marLeft w:val="0"/>
      <w:marRight w:val="0"/>
      <w:marTop w:val="0"/>
      <w:marBottom w:val="0"/>
      <w:divBdr>
        <w:top w:val="none" w:sz="0" w:space="0" w:color="auto"/>
        <w:left w:val="none" w:sz="0" w:space="0" w:color="auto"/>
        <w:bottom w:val="none" w:sz="0" w:space="0" w:color="auto"/>
        <w:right w:val="none" w:sz="0" w:space="0" w:color="auto"/>
      </w:divBdr>
    </w:div>
    <w:div w:id="17438451">
      <w:bodyDiv w:val="1"/>
      <w:marLeft w:val="0"/>
      <w:marRight w:val="0"/>
      <w:marTop w:val="0"/>
      <w:marBottom w:val="0"/>
      <w:divBdr>
        <w:top w:val="none" w:sz="0" w:space="0" w:color="auto"/>
        <w:left w:val="none" w:sz="0" w:space="0" w:color="auto"/>
        <w:bottom w:val="none" w:sz="0" w:space="0" w:color="auto"/>
        <w:right w:val="none" w:sz="0" w:space="0" w:color="auto"/>
      </w:divBdr>
    </w:div>
    <w:div w:id="30960597">
      <w:bodyDiv w:val="1"/>
      <w:marLeft w:val="0"/>
      <w:marRight w:val="0"/>
      <w:marTop w:val="0"/>
      <w:marBottom w:val="0"/>
      <w:divBdr>
        <w:top w:val="none" w:sz="0" w:space="0" w:color="auto"/>
        <w:left w:val="none" w:sz="0" w:space="0" w:color="auto"/>
        <w:bottom w:val="none" w:sz="0" w:space="0" w:color="auto"/>
        <w:right w:val="none" w:sz="0" w:space="0" w:color="auto"/>
      </w:divBdr>
    </w:div>
    <w:div w:id="62997492">
      <w:bodyDiv w:val="1"/>
      <w:marLeft w:val="0"/>
      <w:marRight w:val="0"/>
      <w:marTop w:val="0"/>
      <w:marBottom w:val="0"/>
      <w:divBdr>
        <w:top w:val="none" w:sz="0" w:space="0" w:color="auto"/>
        <w:left w:val="none" w:sz="0" w:space="0" w:color="auto"/>
        <w:bottom w:val="none" w:sz="0" w:space="0" w:color="auto"/>
        <w:right w:val="none" w:sz="0" w:space="0" w:color="auto"/>
      </w:divBdr>
    </w:div>
    <w:div w:id="86704450">
      <w:bodyDiv w:val="1"/>
      <w:marLeft w:val="0"/>
      <w:marRight w:val="0"/>
      <w:marTop w:val="0"/>
      <w:marBottom w:val="0"/>
      <w:divBdr>
        <w:top w:val="none" w:sz="0" w:space="0" w:color="auto"/>
        <w:left w:val="none" w:sz="0" w:space="0" w:color="auto"/>
        <w:bottom w:val="none" w:sz="0" w:space="0" w:color="auto"/>
        <w:right w:val="none" w:sz="0" w:space="0" w:color="auto"/>
      </w:divBdr>
    </w:div>
    <w:div w:id="96758666">
      <w:bodyDiv w:val="1"/>
      <w:marLeft w:val="0"/>
      <w:marRight w:val="0"/>
      <w:marTop w:val="0"/>
      <w:marBottom w:val="0"/>
      <w:divBdr>
        <w:top w:val="none" w:sz="0" w:space="0" w:color="auto"/>
        <w:left w:val="none" w:sz="0" w:space="0" w:color="auto"/>
        <w:bottom w:val="none" w:sz="0" w:space="0" w:color="auto"/>
        <w:right w:val="none" w:sz="0" w:space="0" w:color="auto"/>
      </w:divBdr>
    </w:div>
    <w:div w:id="99615903">
      <w:bodyDiv w:val="1"/>
      <w:marLeft w:val="0"/>
      <w:marRight w:val="0"/>
      <w:marTop w:val="0"/>
      <w:marBottom w:val="0"/>
      <w:divBdr>
        <w:top w:val="none" w:sz="0" w:space="0" w:color="auto"/>
        <w:left w:val="none" w:sz="0" w:space="0" w:color="auto"/>
        <w:bottom w:val="none" w:sz="0" w:space="0" w:color="auto"/>
        <w:right w:val="none" w:sz="0" w:space="0" w:color="auto"/>
      </w:divBdr>
    </w:div>
    <w:div w:id="105079212">
      <w:bodyDiv w:val="1"/>
      <w:marLeft w:val="0"/>
      <w:marRight w:val="0"/>
      <w:marTop w:val="0"/>
      <w:marBottom w:val="0"/>
      <w:divBdr>
        <w:top w:val="none" w:sz="0" w:space="0" w:color="auto"/>
        <w:left w:val="none" w:sz="0" w:space="0" w:color="auto"/>
        <w:bottom w:val="none" w:sz="0" w:space="0" w:color="auto"/>
        <w:right w:val="none" w:sz="0" w:space="0" w:color="auto"/>
      </w:divBdr>
    </w:div>
    <w:div w:id="125585489">
      <w:bodyDiv w:val="1"/>
      <w:marLeft w:val="0"/>
      <w:marRight w:val="0"/>
      <w:marTop w:val="0"/>
      <w:marBottom w:val="0"/>
      <w:divBdr>
        <w:top w:val="none" w:sz="0" w:space="0" w:color="auto"/>
        <w:left w:val="none" w:sz="0" w:space="0" w:color="auto"/>
        <w:bottom w:val="none" w:sz="0" w:space="0" w:color="auto"/>
        <w:right w:val="none" w:sz="0" w:space="0" w:color="auto"/>
      </w:divBdr>
    </w:div>
    <w:div w:id="125704073">
      <w:bodyDiv w:val="1"/>
      <w:marLeft w:val="0"/>
      <w:marRight w:val="0"/>
      <w:marTop w:val="0"/>
      <w:marBottom w:val="0"/>
      <w:divBdr>
        <w:top w:val="none" w:sz="0" w:space="0" w:color="auto"/>
        <w:left w:val="none" w:sz="0" w:space="0" w:color="auto"/>
        <w:bottom w:val="none" w:sz="0" w:space="0" w:color="auto"/>
        <w:right w:val="none" w:sz="0" w:space="0" w:color="auto"/>
      </w:divBdr>
    </w:div>
    <w:div w:id="154612586">
      <w:bodyDiv w:val="1"/>
      <w:marLeft w:val="0"/>
      <w:marRight w:val="0"/>
      <w:marTop w:val="0"/>
      <w:marBottom w:val="0"/>
      <w:divBdr>
        <w:top w:val="none" w:sz="0" w:space="0" w:color="auto"/>
        <w:left w:val="none" w:sz="0" w:space="0" w:color="auto"/>
        <w:bottom w:val="none" w:sz="0" w:space="0" w:color="auto"/>
        <w:right w:val="none" w:sz="0" w:space="0" w:color="auto"/>
      </w:divBdr>
    </w:div>
    <w:div w:id="163209398">
      <w:bodyDiv w:val="1"/>
      <w:marLeft w:val="0"/>
      <w:marRight w:val="0"/>
      <w:marTop w:val="0"/>
      <w:marBottom w:val="0"/>
      <w:divBdr>
        <w:top w:val="none" w:sz="0" w:space="0" w:color="auto"/>
        <w:left w:val="none" w:sz="0" w:space="0" w:color="auto"/>
        <w:bottom w:val="none" w:sz="0" w:space="0" w:color="auto"/>
        <w:right w:val="none" w:sz="0" w:space="0" w:color="auto"/>
      </w:divBdr>
    </w:div>
    <w:div w:id="185679550">
      <w:bodyDiv w:val="1"/>
      <w:marLeft w:val="0"/>
      <w:marRight w:val="0"/>
      <w:marTop w:val="0"/>
      <w:marBottom w:val="0"/>
      <w:divBdr>
        <w:top w:val="none" w:sz="0" w:space="0" w:color="auto"/>
        <w:left w:val="none" w:sz="0" w:space="0" w:color="auto"/>
        <w:bottom w:val="none" w:sz="0" w:space="0" w:color="auto"/>
        <w:right w:val="none" w:sz="0" w:space="0" w:color="auto"/>
      </w:divBdr>
    </w:div>
    <w:div w:id="238518016">
      <w:bodyDiv w:val="1"/>
      <w:marLeft w:val="0"/>
      <w:marRight w:val="0"/>
      <w:marTop w:val="0"/>
      <w:marBottom w:val="0"/>
      <w:divBdr>
        <w:top w:val="none" w:sz="0" w:space="0" w:color="auto"/>
        <w:left w:val="none" w:sz="0" w:space="0" w:color="auto"/>
        <w:bottom w:val="none" w:sz="0" w:space="0" w:color="auto"/>
        <w:right w:val="none" w:sz="0" w:space="0" w:color="auto"/>
      </w:divBdr>
    </w:div>
    <w:div w:id="249777993">
      <w:bodyDiv w:val="1"/>
      <w:marLeft w:val="0"/>
      <w:marRight w:val="0"/>
      <w:marTop w:val="0"/>
      <w:marBottom w:val="0"/>
      <w:divBdr>
        <w:top w:val="none" w:sz="0" w:space="0" w:color="auto"/>
        <w:left w:val="none" w:sz="0" w:space="0" w:color="auto"/>
        <w:bottom w:val="none" w:sz="0" w:space="0" w:color="auto"/>
        <w:right w:val="none" w:sz="0" w:space="0" w:color="auto"/>
      </w:divBdr>
    </w:div>
    <w:div w:id="263196655">
      <w:bodyDiv w:val="1"/>
      <w:marLeft w:val="0"/>
      <w:marRight w:val="0"/>
      <w:marTop w:val="0"/>
      <w:marBottom w:val="0"/>
      <w:divBdr>
        <w:top w:val="none" w:sz="0" w:space="0" w:color="auto"/>
        <w:left w:val="none" w:sz="0" w:space="0" w:color="auto"/>
        <w:bottom w:val="none" w:sz="0" w:space="0" w:color="auto"/>
        <w:right w:val="none" w:sz="0" w:space="0" w:color="auto"/>
      </w:divBdr>
      <w:divsChild>
        <w:div w:id="391849892">
          <w:marLeft w:val="0"/>
          <w:marRight w:val="0"/>
          <w:marTop w:val="0"/>
          <w:marBottom w:val="0"/>
          <w:divBdr>
            <w:top w:val="single" w:sz="2" w:space="4" w:color="FFFFFF"/>
            <w:left w:val="single" w:sz="2" w:space="11" w:color="FFFFFF"/>
            <w:bottom w:val="single" w:sz="2" w:space="1" w:color="FFFFFF"/>
            <w:right w:val="single" w:sz="2" w:space="4" w:color="FFFFFF"/>
          </w:divBdr>
          <w:divsChild>
            <w:div w:id="529150153">
              <w:marLeft w:val="0"/>
              <w:marRight w:val="0"/>
              <w:marTop w:val="0"/>
              <w:marBottom w:val="0"/>
              <w:divBdr>
                <w:top w:val="none" w:sz="0" w:space="0" w:color="auto"/>
                <w:left w:val="none" w:sz="0" w:space="0" w:color="auto"/>
                <w:bottom w:val="none" w:sz="0" w:space="0" w:color="auto"/>
                <w:right w:val="none" w:sz="0" w:space="0" w:color="auto"/>
              </w:divBdr>
            </w:div>
          </w:divsChild>
        </w:div>
        <w:div w:id="1971128230">
          <w:marLeft w:val="0"/>
          <w:marRight w:val="0"/>
          <w:marTop w:val="0"/>
          <w:marBottom w:val="0"/>
          <w:divBdr>
            <w:top w:val="single" w:sz="2" w:space="1" w:color="FFFFFF"/>
            <w:left w:val="single" w:sz="2" w:space="11" w:color="FFFFFF"/>
            <w:bottom w:val="single" w:sz="2" w:space="1" w:color="FFFFFF"/>
            <w:right w:val="single" w:sz="2" w:space="4" w:color="FFFFFF"/>
          </w:divBdr>
          <w:divsChild>
            <w:div w:id="1071006324">
              <w:marLeft w:val="0"/>
              <w:marRight w:val="0"/>
              <w:marTop w:val="0"/>
              <w:marBottom w:val="0"/>
              <w:divBdr>
                <w:top w:val="none" w:sz="0" w:space="0" w:color="auto"/>
                <w:left w:val="none" w:sz="0" w:space="0" w:color="auto"/>
                <w:bottom w:val="none" w:sz="0" w:space="0" w:color="auto"/>
                <w:right w:val="none" w:sz="0" w:space="0" w:color="auto"/>
              </w:divBdr>
            </w:div>
          </w:divsChild>
        </w:div>
        <w:div w:id="1322151260">
          <w:marLeft w:val="0"/>
          <w:marRight w:val="0"/>
          <w:marTop w:val="0"/>
          <w:marBottom w:val="0"/>
          <w:divBdr>
            <w:top w:val="single" w:sz="2" w:space="1" w:color="FFFFFF"/>
            <w:left w:val="single" w:sz="2" w:space="11" w:color="FFFFFF"/>
            <w:bottom w:val="single" w:sz="2" w:space="1" w:color="FFFFFF"/>
            <w:right w:val="single" w:sz="2" w:space="4" w:color="FFFFFF"/>
          </w:divBdr>
          <w:divsChild>
            <w:div w:id="1999110506">
              <w:marLeft w:val="0"/>
              <w:marRight w:val="0"/>
              <w:marTop w:val="0"/>
              <w:marBottom w:val="0"/>
              <w:divBdr>
                <w:top w:val="none" w:sz="0" w:space="0" w:color="auto"/>
                <w:left w:val="none" w:sz="0" w:space="0" w:color="auto"/>
                <w:bottom w:val="none" w:sz="0" w:space="0" w:color="auto"/>
                <w:right w:val="none" w:sz="0" w:space="0" w:color="auto"/>
              </w:divBdr>
            </w:div>
          </w:divsChild>
        </w:div>
        <w:div w:id="129441692">
          <w:marLeft w:val="0"/>
          <w:marRight w:val="0"/>
          <w:marTop w:val="0"/>
          <w:marBottom w:val="0"/>
          <w:divBdr>
            <w:top w:val="single" w:sz="2" w:space="1" w:color="FFFFFF"/>
            <w:left w:val="single" w:sz="2" w:space="11" w:color="FFFFFF"/>
            <w:bottom w:val="single" w:sz="2" w:space="1" w:color="FFFFFF"/>
            <w:right w:val="single" w:sz="2" w:space="4" w:color="FFFFFF"/>
          </w:divBdr>
          <w:divsChild>
            <w:div w:id="476797371">
              <w:marLeft w:val="0"/>
              <w:marRight w:val="0"/>
              <w:marTop w:val="0"/>
              <w:marBottom w:val="0"/>
              <w:divBdr>
                <w:top w:val="none" w:sz="0" w:space="0" w:color="auto"/>
                <w:left w:val="none" w:sz="0" w:space="0" w:color="auto"/>
                <w:bottom w:val="none" w:sz="0" w:space="0" w:color="auto"/>
                <w:right w:val="none" w:sz="0" w:space="0" w:color="auto"/>
              </w:divBdr>
            </w:div>
          </w:divsChild>
        </w:div>
        <w:div w:id="1126507518">
          <w:marLeft w:val="0"/>
          <w:marRight w:val="0"/>
          <w:marTop w:val="0"/>
          <w:marBottom w:val="0"/>
          <w:divBdr>
            <w:top w:val="single" w:sz="2" w:space="1" w:color="FFFFFF"/>
            <w:left w:val="single" w:sz="2" w:space="11" w:color="FFFFFF"/>
            <w:bottom w:val="single" w:sz="2" w:space="1" w:color="FFFFFF"/>
            <w:right w:val="single" w:sz="2" w:space="4" w:color="FFFFFF"/>
          </w:divBdr>
          <w:divsChild>
            <w:div w:id="960107379">
              <w:marLeft w:val="0"/>
              <w:marRight w:val="0"/>
              <w:marTop w:val="0"/>
              <w:marBottom w:val="0"/>
              <w:divBdr>
                <w:top w:val="none" w:sz="0" w:space="0" w:color="auto"/>
                <w:left w:val="none" w:sz="0" w:space="0" w:color="auto"/>
                <w:bottom w:val="none" w:sz="0" w:space="0" w:color="auto"/>
                <w:right w:val="none" w:sz="0" w:space="0" w:color="auto"/>
              </w:divBdr>
            </w:div>
          </w:divsChild>
        </w:div>
        <w:div w:id="138500474">
          <w:marLeft w:val="0"/>
          <w:marRight w:val="0"/>
          <w:marTop w:val="0"/>
          <w:marBottom w:val="0"/>
          <w:divBdr>
            <w:top w:val="single" w:sz="2" w:space="1" w:color="FFFFFF"/>
            <w:left w:val="single" w:sz="2" w:space="11" w:color="FFFFFF"/>
            <w:bottom w:val="single" w:sz="2" w:space="1" w:color="FFFFFF"/>
            <w:right w:val="single" w:sz="2" w:space="4" w:color="FFFFFF"/>
          </w:divBdr>
          <w:divsChild>
            <w:div w:id="1280258545">
              <w:marLeft w:val="0"/>
              <w:marRight w:val="0"/>
              <w:marTop w:val="0"/>
              <w:marBottom w:val="0"/>
              <w:divBdr>
                <w:top w:val="none" w:sz="0" w:space="0" w:color="auto"/>
                <w:left w:val="none" w:sz="0" w:space="0" w:color="auto"/>
                <w:bottom w:val="none" w:sz="0" w:space="0" w:color="auto"/>
                <w:right w:val="none" w:sz="0" w:space="0" w:color="auto"/>
              </w:divBdr>
            </w:div>
          </w:divsChild>
        </w:div>
        <w:div w:id="1442646634">
          <w:marLeft w:val="0"/>
          <w:marRight w:val="0"/>
          <w:marTop w:val="0"/>
          <w:marBottom w:val="0"/>
          <w:divBdr>
            <w:top w:val="single" w:sz="2" w:space="1" w:color="FFFFFF"/>
            <w:left w:val="single" w:sz="2" w:space="11" w:color="FFFFFF"/>
            <w:bottom w:val="single" w:sz="2" w:space="1" w:color="FFFFFF"/>
            <w:right w:val="single" w:sz="2" w:space="4" w:color="FFFFFF"/>
          </w:divBdr>
          <w:divsChild>
            <w:div w:id="1377315625">
              <w:marLeft w:val="0"/>
              <w:marRight w:val="0"/>
              <w:marTop w:val="0"/>
              <w:marBottom w:val="0"/>
              <w:divBdr>
                <w:top w:val="none" w:sz="0" w:space="0" w:color="auto"/>
                <w:left w:val="none" w:sz="0" w:space="0" w:color="auto"/>
                <w:bottom w:val="none" w:sz="0" w:space="0" w:color="auto"/>
                <w:right w:val="none" w:sz="0" w:space="0" w:color="auto"/>
              </w:divBdr>
            </w:div>
          </w:divsChild>
        </w:div>
        <w:div w:id="964772783">
          <w:marLeft w:val="0"/>
          <w:marRight w:val="0"/>
          <w:marTop w:val="0"/>
          <w:marBottom w:val="0"/>
          <w:divBdr>
            <w:top w:val="single" w:sz="2" w:space="1" w:color="FFFFFF"/>
            <w:left w:val="single" w:sz="2" w:space="11" w:color="FFFFFF"/>
            <w:bottom w:val="single" w:sz="2" w:space="1" w:color="FFFFFF"/>
            <w:right w:val="single" w:sz="2" w:space="4" w:color="FFFFFF"/>
          </w:divBdr>
          <w:divsChild>
            <w:div w:id="82264827">
              <w:marLeft w:val="0"/>
              <w:marRight w:val="0"/>
              <w:marTop w:val="0"/>
              <w:marBottom w:val="0"/>
              <w:divBdr>
                <w:top w:val="none" w:sz="0" w:space="0" w:color="auto"/>
                <w:left w:val="none" w:sz="0" w:space="0" w:color="auto"/>
                <w:bottom w:val="none" w:sz="0" w:space="0" w:color="auto"/>
                <w:right w:val="none" w:sz="0" w:space="0" w:color="auto"/>
              </w:divBdr>
            </w:div>
          </w:divsChild>
        </w:div>
        <w:div w:id="1985308092">
          <w:marLeft w:val="0"/>
          <w:marRight w:val="0"/>
          <w:marTop w:val="0"/>
          <w:marBottom w:val="0"/>
          <w:divBdr>
            <w:top w:val="single" w:sz="2" w:space="1" w:color="FFFFFF"/>
            <w:left w:val="single" w:sz="2" w:space="11" w:color="FFFFFF"/>
            <w:bottom w:val="single" w:sz="2" w:space="1" w:color="FFFFFF"/>
            <w:right w:val="single" w:sz="2" w:space="4" w:color="FFFFFF"/>
          </w:divBdr>
          <w:divsChild>
            <w:div w:id="909654286">
              <w:marLeft w:val="0"/>
              <w:marRight w:val="0"/>
              <w:marTop w:val="0"/>
              <w:marBottom w:val="0"/>
              <w:divBdr>
                <w:top w:val="none" w:sz="0" w:space="0" w:color="auto"/>
                <w:left w:val="none" w:sz="0" w:space="0" w:color="auto"/>
                <w:bottom w:val="none" w:sz="0" w:space="0" w:color="auto"/>
                <w:right w:val="none" w:sz="0" w:space="0" w:color="auto"/>
              </w:divBdr>
            </w:div>
          </w:divsChild>
        </w:div>
        <w:div w:id="1717391622">
          <w:marLeft w:val="0"/>
          <w:marRight w:val="0"/>
          <w:marTop w:val="0"/>
          <w:marBottom w:val="0"/>
          <w:divBdr>
            <w:top w:val="single" w:sz="2" w:space="1" w:color="FFFFFF"/>
            <w:left w:val="single" w:sz="2" w:space="11" w:color="FFFFFF"/>
            <w:bottom w:val="single" w:sz="2" w:space="1" w:color="FFFFFF"/>
            <w:right w:val="single" w:sz="2" w:space="4" w:color="FFFFFF"/>
          </w:divBdr>
          <w:divsChild>
            <w:div w:id="305935563">
              <w:marLeft w:val="0"/>
              <w:marRight w:val="0"/>
              <w:marTop w:val="0"/>
              <w:marBottom w:val="0"/>
              <w:divBdr>
                <w:top w:val="none" w:sz="0" w:space="0" w:color="auto"/>
                <w:left w:val="none" w:sz="0" w:space="0" w:color="auto"/>
                <w:bottom w:val="none" w:sz="0" w:space="0" w:color="auto"/>
                <w:right w:val="none" w:sz="0" w:space="0" w:color="auto"/>
              </w:divBdr>
            </w:div>
          </w:divsChild>
        </w:div>
        <w:div w:id="1363281203">
          <w:marLeft w:val="0"/>
          <w:marRight w:val="0"/>
          <w:marTop w:val="0"/>
          <w:marBottom w:val="0"/>
          <w:divBdr>
            <w:top w:val="single" w:sz="2" w:space="1" w:color="FFFFFF"/>
            <w:left w:val="single" w:sz="2" w:space="11" w:color="FFFFFF"/>
            <w:bottom w:val="single" w:sz="2" w:space="1" w:color="FFFFFF"/>
            <w:right w:val="single" w:sz="2" w:space="4" w:color="FFFFFF"/>
          </w:divBdr>
          <w:divsChild>
            <w:div w:id="1906988604">
              <w:marLeft w:val="0"/>
              <w:marRight w:val="0"/>
              <w:marTop w:val="0"/>
              <w:marBottom w:val="0"/>
              <w:divBdr>
                <w:top w:val="none" w:sz="0" w:space="0" w:color="auto"/>
                <w:left w:val="none" w:sz="0" w:space="0" w:color="auto"/>
                <w:bottom w:val="none" w:sz="0" w:space="0" w:color="auto"/>
                <w:right w:val="none" w:sz="0" w:space="0" w:color="auto"/>
              </w:divBdr>
            </w:div>
          </w:divsChild>
        </w:div>
        <w:div w:id="282615820">
          <w:marLeft w:val="0"/>
          <w:marRight w:val="0"/>
          <w:marTop w:val="0"/>
          <w:marBottom w:val="0"/>
          <w:divBdr>
            <w:top w:val="single" w:sz="2" w:space="1" w:color="FFFFFF"/>
            <w:left w:val="single" w:sz="2" w:space="11" w:color="FFFFFF"/>
            <w:bottom w:val="single" w:sz="2" w:space="1" w:color="FFFFFF"/>
            <w:right w:val="single" w:sz="2" w:space="4" w:color="FFFFFF"/>
          </w:divBdr>
          <w:divsChild>
            <w:div w:id="200675239">
              <w:marLeft w:val="0"/>
              <w:marRight w:val="0"/>
              <w:marTop w:val="0"/>
              <w:marBottom w:val="0"/>
              <w:divBdr>
                <w:top w:val="none" w:sz="0" w:space="0" w:color="auto"/>
                <w:left w:val="none" w:sz="0" w:space="0" w:color="auto"/>
                <w:bottom w:val="none" w:sz="0" w:space="0" w:color="auto"/>
                <w:right w:val="none" w:sz="0" w:space="0" w:color="auto"/>
              </w:divBdr>
            </w:div>
          </w:divsChild>
        </w:div>
        <w:div w:id="1739133978">
          <w:marLeft w:val="0"/>
          <w:marRight w:val="0"/>
          <w:marTop w:val="0"/>
          <w:marBottom w:val="0"/>
          <w:divBdr>
            <w:top w:val="single" w:sz="2" w:space="1" w:color="FFFFFF"/>
            <w:left w:val="single" w:sz="2" w:space="11" w:color="FFFFFF"/>
            <w:bottom w:val="single" w:sz="2" w:space="1" w:color="FFFFFF"/>
            <w:right w:val="single" w:sz="2" w:space="4" w:color="FFFFFF"/>
          </w:divBdr>
          <w:divsChild>
            <w:div w:id="1060785527">
              <w:marLeft w:val="0"/>
              <w:marRight w:val="0"/>
              <w:marTop w:val="0"/>
              <w:marBottom w:val="0"/>
              <w:divBdr>
                <w:top w:val="none" w:sz="0" w:space="0" w:color="auto"/>
                <w:left w:val="none" w:sz="0" w:space="0" w:color="auto"/>
                <w:bottom w:val="none" w:sz="0" w:space="0" w:color="auto"/>
                <w:right w:val="none" w:sz="0" w:space="0" w:color="auto"/>
              </w:divBdr>
            </w:div>
          </w:divsChild>
        </w:div>
        <w:div w:id="482893413">
          <w:marLeft w:val="0"/>
          <w:marRight w:val="0"/>
          <w:marTop w:val="0"/>
          <w:marBottom w:val="0"/>
          <w:divBdr>
            <w:top w:val="single" w:sz="2" w:space="1" w:color="FFFFFF"/>
            <w:left w:val="single" w:sz="2" w:space="11" w:color="FFFFFF"/>
            <w:bottom w:val="single" w:sz="2" w:space="1" w:color="FFFFFF"/>
            <w:right w:val="single" w:sz="2" w:space="4" w:color="FFFFFF"/>
          </w:divBdr>
          <w:divsChild>
            <w:div w:id="995954937">
              <w:marLeft w:val="0"/>
              <w:marRight w:val="0"/>
              <w:marTop w:val="0"/>
              <w:marBottom w:val="0"/>
              <w:divBdr>
                <w:top w:val="none" w:sz="0" w:space="0" w:color="auto"/>
                <w:left w:val="none" w:sz="0" w:space="0" w:color="auto"/>
                <w:bottom w:val="none" w:sz="0" w:space="0" w:color="auto"/>
                <w:right w:val="none" w:sz="0" w:space="0" w:color="auto"/>
              </w:divBdr>
            </w:div>
          </w:divsChild>
        </w:div>
        <w:div w:id="731151030">
          <w:marLeft w:val="0"/>
          <w:marRight w:val="0"/>
          <w:marTop w:val="0"/>
          <w:marBottom w:val="0"/>
          <w:divBdr>
            <w:top w:val="single" w:sz="2" w:space="1" w:color="FFFFFF"/>
            <w:left w:val="single" w:sz="2" w:space="11" w:color="FFFFFF"/>
            <w:bottom w:val="single" w:sz="2" w:space="1" w:color="FFFFFF"/>
            <w:right w:val="single" w:sz="2" w:space="4" w:color="FFFFFF"/>
          </w:divBdr>
          <w:divsChild>
            <w:div w:id="1616325102">
              <w:marLeft w:val="0"/>
              <w:marRight w:val="0"/>
              <w:marTop w:val="0"/>
              <w:marBottom w:val="0"/>
              <w:divBdr>
                <w:top w:val="none" w:sz="0" w:space="0" w:color="auto"/>
                <w:left w:val="none" w:sz="0" w:space="0" w:color="auto"/>
                <w:bottom w:val="none" w:sz="0" w:space="0" w:color="auto"/>
                <w:right w:val="none" w:sz="0" w:space="0" w:color="auto"/>
              </w:divBdr>
            </w:div>
          </w:divsChild>
        </w:div>
        <w:div w:id="421141796">
          <w:marLeft w:val="0"/>
          <w:marRight w:val="0"/>
          <w:marTop w:val="0"/>
          <w:marBottom w:val="0"/>
          <w:divBdr>
            <w:top w:val="single" w:sz="2" w:space="1" w:color="FFFFFF"/>
            <w:left w:val="single" w:sz="2" w:space="11" w:color="FFFFFF"/>
            <w:bottom w:val="single" w:sz="2" w:space="1" w:color="FFFFFF"/>
            <w:right w:val="single" w:sz="2" w:space="4" w:color="FFFFFF"/>
          </w:divBdr>
          <w:divsChild>
            <w:div w:id="900945113">
              <w:marLeft w:val="0"/>
              <w:marRight w:val="0"/>
              <w:marTop w:val="0"/>
              <w:marBottom w:val="0"/>
              <w:divBdr>
                <w:top w:val="none" w:sz="0" w:space="0" w:color="auto"/>
                <w:left w:val="none" w:sz="0" w:space="0" w:color="auto"/>
                <w:bottom w:val="none" w:sz="0" w:space="0" w:color="auto"/>
                <w:right w:val="none" w:sz="0" w:space="0" w:color="auto"/>
              </w:divBdr>
            </w:div>
          </w:divsChild>
        </w:div>
        <w:div w:id="30963764">
          <w:marLeft w:val="0"/>
          <w:marRight w:val="0"/>
          <w:marTop w:val="0"/>
          <w:marBottom w:val="0"/>
          <w:divBdr>
            <w:top w:val="single" w:sz="2" w:space="1" w:color="FFFFFF"/>
            <w:left w:val="single" w:sz="2" w:space="11" w:color="FFFFFF"/>
            <w:bottom w:val="single" w:sz="2" w:space="1" w:color="FFFFFF"/>
            <w:right w:val="single" w:sz="2" w:space="4" w:color="FFFFFF"/>
          </w:divBdr>
          <w:divsChild>
            <w:div w:id="1908685982">
              <w:marLeft w:val="0"/>
              <w:marRight w:val="0"/>
              <w:marTop w:val="0"/>
              <w:marBottom w:val="0"/>
              <w:divBdr>
                <w:top w:val="none" w:sz="0" w:space="0" w:color="auto"/>
                <w:left w:val="none" w:sz="0" w:space="0" w:color="auto"/>
                <w:bottom w:val="none" w:sz="0" w:space="0" w:color="auto"/>
                <w:right w:val="none" w:sz="0" w:space="0" w:color="auto"/>
              </w:divBdr>
            </w:div>
          </w:divsChild>
        </w:div>
        <w:div w:id="1945961870">
          <w:marLeft w:val="0"/>
          <w:marRight w:val="0"/>
          <w:marTop w:val="0"/>
          <w:marBottom w:val="0"/>
          <w:divBdr>
            <w:top w:val="single" w:sz="2" w:space="1" w:color="FFFFFF"/>
            <w:left w:val="single" w:sz="2" w:space="11" w:color="FFFFFF"/>
            <w:bottom w:val="single" w:sz="2" w:space="1" w:color="FFFFFF"/>
            <w:right w:val="single" w:sz="2" w:space="4" w:color="FFFFFF"/>
          </w:divBdr>
          <w:divsChild>
            <w:div w:id="456528263">
              <w:marLeft w:val="0"/>
              <w:marRight w:val="0"/>
              <w:marTop w:val="0"/>
              <w:marBottom w:val="0"/>
              <w:divBdr>
                <w:top w:val="none" w:sz="0" w:space="0" w:color="auto"/>
                <w:left w:val="none" w:sz="0" w:space="0" w:color="auto"/>
                <w:bottom w:val="none" w:sz="0" w:space="0" w:color="auto"/>
                <w:right w:val="none" w:sz="0" w:space="0" w:color="auto"/>
              </w:divBdr>
            </w:div>
          </w:divsChild>
        </w:div>
        <w:div w:id="1855066947">
          <w:marLeft w:val="0"/>
          <w:marRight w:val="0"/>
          <w:marTop w:val="0"/>
          <w:marBottom w:val="0"/>
          <w:divBdr>
            <w:top w:val="single" w:sz="2" w:space="1" w:color="FFFFFF"/>
            <w:left w:val="single" w:sz="2" w:space="11" w:color="FFFFFF"/>
            <w:bottom w:val="single" w:sz="2" w:space="1" w:color="FFFFFF"/>
            <w:right w:val="single" w:sz="2" w:space="4" w:color="FFFFFF"/>
          </w:divBdr>
          <w:divsChild>
            <w:div w:id="750784643">
              <w:marLeft w:val="0"/>
              <w:marRight w:val="0"/>
              <w:marTop w:val="0"/>
              <w:marBottom w:val="0"/>
              <w:divBdr>
                <w:top w:val="none" w:sz="0" w:space="0" w:color="auto"/>
                <w:left w:val="none" w:sz="0" w:space="0" w:color="auto"/>
                <w:bottom w:val="none" w:sz="0" w:space="0" w:color="auto"/>
                <w:right w:val="none" w:sz="0" w:space="0" w:color="auto"/>
              </w:divBdr>
            </w:div>
          </w:divsChild>
        </w:div>
        <w:div w:id="1654135866">
          <w:marLeft w:val="0"/>
          <w:marRight w:val="0"/>
          <w:marTop w:val="0"/>
          <w:marBottom w:val="0"/>
          <w:divBdr>
            <w:top w:val="single" w:sz="2" w:space="1" w:color="FFFFFF"/>
            <w:left w:val="single" w:sz="2" w:space="11" w:color="FFFFFF"/>
            <w:bottom w:val="single" w:sz="2" w:space="1" w:color="FFFFFF"/>
            <w:right w:val="single" w:sz="2" w:space="4" w:color="FFFFFF"/>
          </w:divBdr>
          <w:divsChild>
            <w:div w:id="2086566119">
              <w:marLeft w:val="0"/>
              <w:marRight w:val="0"/>
              <w:marTop w:val="0"/>
              <w:marBottom w:val="0"/>
              <w:divBdr>
                <w:top w:val="none" w:sz="0" w:space="0" w:color="auto"/>
                <w:left w:val="none" w:sz="0" w:space="0" w:color="auto"/>
                <w:bottom w:val="none" w:sz="0" w:space="0" w:color="auto"/>
                <w:right w:val="none" w:sz="0" w:space="0" w:color="auto"/>
              </w:divBdr>
            </w:div>
          </w:divsChild>
        </w:div>
        <w:div w:id="36514858">
          <w:marLeft w:val="0"/>
          <w:marRight w:val="0"/>
          <w:marTop w:val="0"/>
          <w:marBottom w:val="0"/>
          <w:divBdr>
            <w:top w:val="single" w:sz="2" w:space="1" w:color="FFFFFF"/>
            <w:left w:val="single" w:sz="2" w:space="11" w:color="FFFFFF"/>
            <w:bottom w:val="single" w:sz="2" w:space="1" w:color="FFFFFF"/>
            <w:right w:val="single" w:sz="2" w:space="4" w:color="FFFFFF"/>
          </w:divBdr>
          <w:divsChild>
            <w:div w:id="1683512763">
              <w:marLeft w:val="0"/>
              <w:marRight w:val="0"/>
              <w:marTop w:val="0"/>
              <w:marBottom w:val="0"/>
              <w:divBdr>
                <w:top w:val="none" w:sz="0" w:space="0" w:color="auto"/>
                <w:left w:val="none" w:sz="0" w:space="0" w:color="auto"/>
                <w:bottom w:val="none" w:sz="0" w:space="0" w:color="auto"/>
                <w:right w:val="none" w:sz="0" w:space="0" w:color="auto"/>
              </w:divBdr>
            </w:div>
          </w:divsChild>
        </w:div>
        <w:div w:id="640305285">
          <w:marLeft w:val="0"/>
          <w:marRight w:val="0"/>
          <w:marTop w:val="0"/>
          <w:marBottom w:val="0"/>
          <w:divBdr>
            <w:top w:val="single" w:sz="2" w:space="1" w:color="FFFFFF"/>
            <w:left w:val="single" w:sz="2" w:space="11" w:color="FFFFFF"/>
            <w:bottom w:val="single" w:sz="2" w:space="1" w:color="FFFFFF"/>
            <w:right w:val="single" w:sz="2" w:space="4" w:color="FFFFFF"/>
          </w:divBdr>
          <w:divsChild>
            <w:div w:id="1832481040">
              <w:marLeft w:val="0"/>
              <w:marRight w:val="0"/>
              <w:marTop w:val="0"/>
              <w:marBottom w:val="0"/>
              <w:divBdr>
                <w:top w:val="none" w:sz="0" w:space="0" w:color="auto"/>
                <w:left w:val="none" w:sz="0" w:space="0" w:color="auto"/>
                <w:bottom w:val="none" w:sz="0" w:space="0" w:color="auto"/>
                <w:right w:val="none" w:sz="0" w:space="0" w:color="auto"/>
              </w:divBdr>
            </w:div>
          </w:divsChild>
        </w:div>
        <w:div w:id="1671446532">
          <w:marLeft w:val="0"/>
          <w:marRight w:val="0"/>
          <w:marTop w:val="0"/>
          <w:marBottom w:val="0"/>
          <w:divBdr>
            <w:top w:val="single" w:sz="2" w:space="1" w:color="FFFFFF"/>
            <w:left w:val="single" w:sz="2" w:space="11" w:color="FFFFFF"/>
            <w:bottom w:val="single" w:sz="2" w:space="1" w:color="FFFFFF"/>
            <w:right w:val="single" w:sz="2" w:space="4" w:color="FFFFFF"/>
          </w:divBdr>
          <w:divsChild>
            <w:div w:id="691148884">
              <w:marLeft w:val="0"/>
              <w:marRight w:val="0"/>
              <w:marTop w:val="0"/>
              <w:marBottom w:val="0"/>
              <w:divBdr>
                <w:top w:val="none" w:sz="0" w:space="0" w:color="auto"/>
                <w:left w:val="none" w:sz="0" w:space="0" w:color="auto"/>
                <w:bottom w:val="none" w:sz="0" w:space="0" w:color="auto"/>
                <w:right w:val="none" w:sz="0" w:space="0" w:color="auto"/>
              </w:divBdr>
            </w:div>
          </w:divsChild>
        </w:div>
        <w:div w:id="1358627341">
          <w:marLeft w:val="0"/>
          <w:marRight w:val="0"/>
          <w:marTop w:val="0"/>
          <w:marBottom w:val="0"/>
          <w:divBdr>
            <w:top w:val="single" w:sz="2" w:space="1" w:color="FFFFFF"/>
            <w:left w:val="single" w:sz="2" w:space="11" w:color="FFFFFF"/>
            <w:bottom w:val="single" w:sz="2" w:space="1" w:color="FFFFFF"/>
            <w:right w:val="single" w:sz="2" w:space="4" w:color="FFFFFF"/>
          </w:divBdr>
          <w:divsChild>
            <w:div w:id="1886602404">
              <w:marLeft w:val="0"/>
              <w:marRight w:val="0"/>
              <w:marTop w:val="0"/>
              <w:marBottom w:val="0"/>
              <w:divBdr>
                <w:top w:val="none" w:sz="0" w:space="0" w:color="auto"/>
                <w:left w:val="none" w:sz="0" w:space="0" w:color="auto"/>
                <w:bottom w:val="none" w:sz="0" w:space="0" w:color="auto"/>
                <w:right w:val="none" w:sz="0" w:space="0" w:color="auto"/>
              </w:divBdr>
            </w:div>
          </w:divsChild>
        </w:div>
        <w:div w:id="167605001">
          <w:marLeft w:val="0"/>
          <w:marRight w:val="0"/>
          <w:marTop w:val="0"/>
          <w:marBottom w:val="0"/>
          <w:divBdr>
            <w:top w:val="single" w:sz="2" w:space="1" w:color="FFFFFF"/>
            <w:left w:val="single" w:sz="2" w:space="11" w:color="FFFFFF"/>
            <w:bottom w:val="single" w:sz="2" w:space="1" w:color="FFFFFF"/>
            <w:right w:val="single" w:sz="2" w:space="4" w:color="FFFFFF"/>
          </w:divBdr>
          <w:divsChild>
            <w:div w:id="1080906164">
              <w:marLeft w:val="0"/>
              <w:marRight w:val="0"/>
              <w:marTop w:val="0"/>
              <w:marBottom w:val="0"/>
              <w:divBdr>
                <w:top w:val="none" w:sz="0" w:space="0" w:color="auto"/>
                <w:left w:val="none" w:sz="0" w:space="0" w:color="auto"/>
                <w:bottom w:val="none" w:sz="0" w:space="0" w:color="auto"/>
                <w:right w:val="none" w:sz="0" w:space="0" w:color="auto"/>
              </w:divBdr>
            </w:div>
          </w:divsChild>
        </w:div>
        <w:div w:id="862474030">
          <w:marLeft w:val="0"/>
          <w:marRight w:val="0"/>
          <w:marTop w:val="0"/>
          <w:marBottom w:val="0"/>
          <w:divBdr>
            <w:top w:val="single" w:sz="2" w:space="1" w:color="FFFFFF"/>
            <w:left w:val="single" w:sz="2" w:space="11" w:color="FFFFFF"/>
            <w:bottom w:val="single" w:sz="2" w:space="1" w:color="FFFFFF"/>
            <w:right w:val="single" w:sz="2" w:space="4" w:color="FFFFFF"/>
          </w:divBdr>
          <w:divsChild>
            <w:div w:id="1099528465">
              <w:marLeft w:val="0"/>
              <w:marRight w:val="0"/>
              <w:marTop w:val="0"/>
              <w:marBottom w:val="0"/>
              <w:divBdr>
                <w:top w:val="none" w:sz="0" w:space="0" w:color="auto"/>
                <w:left w:val="none" w:sz="0" w:space="0" w:color="auto"/>
                <w:bottom w:val="none" w:sz="0" w:space="0" w:color="auto"/>
                <w:right w:val="none" w:sz="0" w:space="0" w:color="auto"/>
              </w:divBdr>
            </w:div>
          </w:divsChild>
        </w:div>
        <w:div w:id="1111365543">
          <w:marLeft w:val="0"/>
          <w:marRight w:val="0"/>
          <w:marTop w:val="0"/>
          <w:marBottom w:val="0"/>
          <w:divBdr>
            <w:top w:val="single" w:sz="2" w:space="1" w:color="FFFFFF"/>
            <w:left w:val="single" w:sz="2" w:space="11" w:color="FFFFFF"/>
            <w:bottom w:val="single" w:sz="2" w:space="1" w:color="FFFFFF"/>
            <w:right w:val="single" w:sz="2" w:space="4" w:color="FFFFFF"/>
          </w:divBdr>
          <w:divsChild>
            <w:div w:id="614678948">
              <w:marLeft w:val="0"/>
              <w:marRight w:val="0"/>
              <w:marTop w:val="0"/>
              <w:marBottom w:val="0"/>
              <w:divBdr>
                <w:top w:val="none" w:sz="0" w:space="0" w:color="auto"/>
                <w:left w:val="none" w:sz="0" w:space="0" w:color="auto"/>
                <w:bottom w:val="none" w:sz="0" w:space="0" w:color="auto"/>
                <w:right w:val="none" w:sz="0" w:space="0" w:color="auto"/>
              </w:divBdr>
            </w:div>
          </w:divsChild>
        </w:div>
        <w:div w:id="1431126299">
          <w:marLeft w:val="0"/>
          <w:marRight w:val="0"/>
          <w:marTop w:val="0"/>
          <w:marBottom w:val="0"/>
          <w:divBdr>
            <w:top w:val="single" w:sz="2" w:space="1" w:color="FFFFFF"/>
            <w:left w:val="single" w:sz="2" w:space="11" w:color="FFFFFF"/>
            <w:bottom w:val="single" w:sz="2" w:space="1" w:color="FFFFFF"/>
            <w:right w:val="single" w:sz="2" w:space="4" w:color="FFFFFF"/>
          </w:divBdr>
          <w:divsChild>
            <w:div w:id="2112702514">
              <w:marLeft w:val="0"/>
              <w:marRight w:val="0"/>
              <w:marTop w:val="0"/>
              <w:marBottom w:val="0"/>
              <w:divBdr>
                <w:top w:val="none" w:sz="0" w:space="0" w:color="auto"/>
                <w:left w:val="none" w:sz="0" w:space="0" w:color="auto"/>
                <w:bottom w:val="none" w:sz="0" w:space="0" w:color="auto"/>
                <w:right w:val="none" w:sz="0" w:space="0" w:color="auto"/>
              </w:divBdr>
            </w:div>
          </w:divsChild>
        </w:div>
        <w:div w:id="1829638760">
          <w:marLeft w:val="0"/>
          <w:marRight w:val="0"/>
          <w:marTop w:val="0"/>
          <w:marBottom w:val="0"/>
          <w:divBdr>
            <w:top w:val="single" w:sz="2" w:space="1" w:color="FFFFFF"/>
            <w:left w:val="single" w:sz="2" w:space="11" w:color="FFFFFF"/>
            <w:bottom w:val="single" w:sz="2" w:space="1" w:color="FFFFFF"/>
            <w:right w:val="single" w:sz="2" w:space="4" w:color="FFFFFF"/>
          </w:divBdr>
          <w:divsChild>
            <w:div w:id="904725514">
              <w:marLeft w:val="0"/>
              <w:marRight w:val="0"/>
              <w:marTop w:val="0"/>
              <w:marBottom w:val="0"/>
              <w:divBdr>
                <w:top w:val="none" w:sz="0" w:space="0" w:color="auto"/>
                <w:left w:val="none" w:sz="0" w:space="0" w:color="auto"/>
                <w:bottom w:val="none" w:sz="0" w:space="0" w:color="auto"/>
                <w:right w:val="none" w:sz="0" w:space="0" w:color="auto"/>
              </w:divBdr>
            </w:div>
          </w:divsChild>
        </w:div>
        <w:div w:id="319651110">
          <w:marLeft w:val="0"/>
          <w:marRight w:val="0"/>
          <w:marTop w:val="0"/>
          <w:marBottom w:val="0"/>
          <w:divBdr>
            <w:top w:val="single" w:sz="2" w:space="1" w:color="FFFFFF"/>
            <w:left w:val="single" w:sz="2" w:space="11" w:color="FFFFFF"/>
            <w:bottom w:val="single" w:sz="2" w:space="1" w:color="FFFFFF"/>
            <w:right w:val="single" w:sz="2" w:space="4" w:color="FFFFFF"/>
          </w:divBdr>
          <w:divsChild>
            <w:div w:id="884098597">
              <w:marLeft w:val="0"/>
              <w:marRight w:val="0"/>
              <w:marTop w:val="0"/>
              <w:marBottom w:val="0"/>
              <w:divBdr>
                <w:top w:val="none" w:sz="0" w:space="0" w:color="auto"/>
                <w:left w:val="none" w:sz="0" w:space="0" w:color="auto"/>
                <w:bottom w:val="none" w:sz="0" w:space="0" w:color="auto"/>
                <w:right w:val="none" w:sz="0" w:space="0" w:color="auto"/>
              </w:divBdr>
            </w:div>
          </w:divsChild>
        </w:div>
        <w:div w:id="1818568031">
          <w:marLeft w:val="0"/>
          <w:marRight w:val="0"/>
          <w:marTop w:val="0"/>
          <w:marBottom w:val="0"/>
          <w:divBdr>
            <w:top w:val="single" w:sz="2" w:space="1" w:color="FFFFFF"/>
            <w:left w:val="single" w:sz="2" w:space="11" w:color="FFFFFF"/>
            <w:bottom w:val="single" w:sz="2" w:space="1" w:color="FFFFFF"/>
            <w:right w:val="single" w:sz="2" w:space="4" w:color="FFFFFF"/>
          </w:divBdr>
          <w:divsChild>
            <w:div w:id="1468739210">
              <w:marLeft w:val="0"/>
              <w:marRight w:val="0"/>
              <w:marTop w:val="0"/>
              <w:marBottom w:val="0"/>
              <w:divBdr>
                <w:top w:val="none" w:sz="0" w:space="0" w:color="auto"/>
                <w:left w:val="none" w:sz="0" w:space="0" w:color="auto"/>
                <w:bottom w:val="none" w:sz="0" w:space="0" w:color="auto"/>
                <w:right w:val="none" w:sz="0" w:space="0" w:color="auto"/>
              </w:divBdr>
            </w:div>
          </w:divsChild>
        </w:div>
        <w:div w:id="1579172594">
          <w:marLeft w:val="0"/>
          <w:marRight w:val="0"/>
          <w:marTop w:val="0"/>
          <w:marBottom w:val="0"/>
          <w:divBdr>
            <w:top w:val="single" w:sz="2" w:space="1" w:color="FFFFFF"/>
            <w:left w:val="single" w:sz="2" w:space="11" w:color="FFFFFF"/>
            <w:bottom w:val="single" w:sz="2" w:space="1" w:color="FFFFFF"/>
            <w:right w:val="single" w:sz="2" w:space="4" w:color="FFFFFF"/>
          </w:divBdr>
          <w:divsChild>
            <w:div w:id="774907218">
              <w:marLeft w:val="0"/>
              <w:marRight w:val="0"/>
              <w:marTop w:val="0"/>
              <w:marBottom w:val="0"/>
              <w:divBdr>
                <w:top w:val="none" w:sz="0" w:space="0" w:color="auto"/>
                <w:left w:val="none" w:sz="0" w:space="0" w:color="auto"/>
                <w:bottom w:val="none" w:sz="0" w:space="0" w:color="auto"/>
                <w:right w:val="none" w:sz="0" w:space="0" w:color="auto"/>
              </w:divBdr>
            </w:div>
          </w:divsChild>
        </w:div>
        <w:div w:id="580917657">
          <w:marLeft w:val="0"/>
          <w:marRight w:val="0"/>
          <w:marTop w:val="0"/>
          <w:marBottom w:val="0"/>
          <w:divBdr>
            <w:top w:val="single" w:sz="2" w:space="1" w:color="FFFFFF"/>
            <w:left w:val="single" w:sz="2" w:space="11" w:color="FFFFFF"/>
            <w:bottom w:val="single" w:sz="2" w:space="1" w:color="FFFFFF"/>
            <w:right w:val="single" w:sz="2" w:space="4" w:color="FFFFFF"/>
          </w:divBdr>
          <w:divsChild>
            <w:div w:id="1708217327">
              <w:marLeft w:val="0"/>
              <w:marRight w:val="0"/>
              <w:marTop w:val="0"/>
              <w:marBottom w:val="0"/>
              <w:divBdr>
                <w:top w:val="none" w:sz="0" w:space="0" w:color="auto"/>
                <w:left w:val="none" w:sz="0" w:space="0" w:color="auto"/>
                <w:bottom w:val="none" w:sz="0" w:space="0" w:color="auto"/>
                <w:right w:val="none" w:sz="0" w:space="0" w:color="auto"/>
              </w:divBdr>
            </w:div>
          </w:divsChild>
        </w:div>
        <w:div w:id="628630170">
          <w:marLeft w:val="0"/>
          <w:marRight w:val="0"/>
          <w:marTop w:val="0"/>
          <w:marBottom w:val="0"/>
          <w:divBdr>
            <w:top w:val="single" w:sz="2" w:space="1" w:color="FFFFFF"/>
            <w:left w:val="single" w:sz="2" w:space="11" w:color="FFFFFF"/>
            <w:bottom w:val="single" w:sz="2" w:space="1" w:color="FFFFFF"/>
            <w:right w:val="single" w:sz="2" w:space="4" w:color="FFFFFF"/>
          </w:divBdr>
          <w:divsChild>
            <w:div w:id="491483732">
              <w:marLeft w:val="0"/>
              <w:marRight w:val="0"/>
              <w:marTop w:val="0"/>
              <w:marBottom w:val="0"/>
              <w:divBdr>
                <w:top w:val="none" w:sz="0" w:space="0" w:color="auto"/>
                <w:left w:val="none" w:sz="0" w:space="0" w:color="auto"/>
                <w:bottom w:val="none" w:sz="0" w:space="0" w:color="auto"/>
                <w:right w:val="none" w:sz="0" w:space="0" w:color="auto"/>
              </w:divBdr>
            </w:div>
          </w:divsChild>
        </w:div>
        <w:div w:id="371153069">
          <w:marLeft w:val="0"/>
          <w:marRight w:val="0"/>
          <w:marTop w:val="0"/>
          <w:marBottom w:val="0"/>
          <w:divBdr>
            <w:top w:val="single" w:sz="2" w:space="1" w:color="FFFFFF"/>
            <w:left w:val="single" w:sz="2" w:space="11" w:color="FFFFFF"/>
            <w:bottom w:val="single" w:sz="2" w:space="1" w:color="FFFFFF"/>
            <w:right w:val="single" w:sz="2" w:space="4" w:color="FFFFFF"/>
          </w:divBdr>
          <w:divsChild>
            <w:div w:id="152307269">
              <w:marLeft w:val="0"/>
              <w:marRight w:val="0"/>
              <w:marTop w:val="0"/>
              <w:marBottom w:val="0"/>
              <w:divBdr>
                <w:top w:val="none" w:sz="0" w:space="0" w:color="auto"/>
                <w:left w:val="none" w:sz="0" w:space="0" w:color="auto"/>
                <w:bottom w:val="none" w:sz="0" w:space="0" w:color="auto"/>
                <w:right w:val="none" w:sz="0" w:space="0" w:color="auto"/>
              </w:divBdr>
            </w:div>
          </w:divsChild>
        </w:div>
        <w:div w:id="228350082">
          <w:marLeft w:val="0"/>
          <w:marRight w:val="0"/>
          <w:marTop w:val="0"/>
          <w:marBottom w:val="0"/>
          <w:divBdr>
            <w:top w:val="single" w:sz="2" w:space="1" w:color="FFFFFF"/>
            <w:left w:val="single" w:sz="2" w:space="11" w:color="FFFFFF"/>
            <w:bottom w:val="single" w:sz="2" w:space="1" w:color="FFFFFF"/>
            <w:right w:val="single" w:sz="2" w:space="4" w:color="FFFFFF"/>
          </w:divBdr>
          <w:divsChild>
            <w:div w:id="77947441">
              <w:marLeft w:val="0"/>
              <w:marRight w:val="0"/>
              <w:marTop w:val="0"/>
              <w:marBottom w:val="0"/>
              <w:divBdr>
                <w:top w:val="none" w:sz="0" w:space="0" w:color="auto"/>
                <w:left w:val="none" w:sz="0" w:space="0" w:color="auto"/>
                <w:bottom w:val="none" w:sz="0" w:space="0" w:color="auto"/>
                <w:right w:val="none" w:sz="0" w:space="0" w:color="auto"/>
              </w:divBdr>
            </w:div>
          </w:divsChild>
        </w:div>
        <w:div w:id="1554928633">
          <w:marLeft w:val="0"/>
          <w:marRight w:val="0"/>
          <w:marTop w:val="0"/>
          <w:marBottom w:val="0"/>
          <w:divBdr>
            <w:top w:val="single" w:sz="2" w:space="1" w:color="FFFFFF"/>
            <w:left w:val="single" w:sz="2" w:space="11" w:color="FFFFFF"/>
            <w:bottom w:val="single" w:sz="2" w:space="4" w:color="FFFFFF"/>
            <w:right w:val="single" w:sz="2" w:space="4" w:color="FFFFFF"/>
          </w:divBdr>
          <w:divsChild>
            <w:div w:id="5836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4371">
      <w:bodyDiv w:val="1"/>
      <w:marLeft w:val="0"/>
      <w:marRight w:val="0"/>
      <w:marTop w:val="0"/>
      <w:marBottom w:val="0"/>
      <w:divBdr>
        <w:top w:val="none" w:sz="0" w:space="0" w:color="auto"/>
        <w:left w:val="none" w:sz="0" w:space="0" w:color="auto"/>
        <w:bottom w:val="none" w:sz="0" w:space="0" w:color="auto"/>
        <w:right w:val="none" w:sz="0" w:space="0" w:color="auto"/>
      </w:divBdr>
    </w:div>
    <w:div w:id="355037878">
      <w:bodyDiv w:val="1"/>
      <w:marLeft w:val="0"/>
      <w:marRight w:val="0"/>
      <w:marTop w:val="0"/>
      <w:marBottom w:val="0"/>
      <w:divBdr>
        <w:top w:val="none" w:sz="0" w:space="0" w:color="auto"/>
        <w:left w:val="none" w:sz="0" w:space="0" w:color="auto"/>
        <w:bottom w:val="none" w:sz="0" w:space="0" w:color="auto"/>
        <w:right w:val="none" w:sz="0" w:space="0" w:color="auto"/>
      </w:divBdr>
    </w:div>
    <w:div w:id="362098689">
      <w:bodyDiv w:val="1"/>
      <w:marLeft w:val="0"/>
      <w:marRight w:val="0"/>
      <w:marTop w:val="0"/>
      <w:marBottom w:val="0"/>
      <w:divBdr>
        <w:top w:val="none" w:sz="0" w:space="0" w:color="auto"/>
        <w:left w:val="none" w:sz="0" w:space="0" w:color="auto"/>
        <w:bottom w:val="none" w:sz="0" w:space="0" w:color="auto"/>
        <w:right w:val="none" w:sz="0" w:space="0" w:color="auto"/>
      </w:divBdr>
    </w:div>
    <w:div w:id="362368054">
      <w:bodyDiv w:val="1"/>
      <w:marLeft w:val="0"/>
      <w:marRight w:val="0"/>
      <w:marTop w:val="0"/>
      <w:marBottom w:val="0"/>
      <w:divBdr>
        <w:top w:val="none" w:sz="0" w:space="0" w:color="auto"/>
        <w:left w:val="none" w:sz="0" w:space="0" w:color="auto"/>
        <w:bottom w:val="none" w:sz="0" w:space="0" w:color="auto"/>
        <w:right w:val="none" w:sz="0" w:space="0" w:color="auto"/>
      </w:divBdr>
    </w:div>
    <w:div w:id="379214053">
      <w:bodyDiv w:val="1"/>
      <w:marLeft w:val="0"/>
      <w:marRight w:val="0"/>
      <w:marTop w:val="0"/>
      <w:marBottom w:val="0"/>
      <w:divBdr>
        <w:top w:val="none" w:sz="0" w:space="0" w:color="auto"/>
        <w:left w:val="none" w:sz="0" w:space="0" w:color="auto"/>
        <w:bottom w:val="none" w:sz="0" w:space="0" w:color="auto"/>
        <w:right w:val="none" w:sz="0" w:space="0" w:color="auto"/>
      </w:divBdr>
    </w:div>
    <w:div w:id="436799015">
      <w:bodyDiv w:val="1"/>
      <w:marLeft w:val="0"/>
      <w:marRight w:val="0"/>
      <w:marTop w:val="0"/>
      <w:marBottom w:val="0"/>
      <w:divBdr>
        <w:top w:val="none" w:sz="0" w:space="0" w:color="auto"/>
        <w:left w:val="none" w:sz="0" w:space="0" w:color="auto"/>
        <w:bottom w:val="none" w:sz="0" w:space="0" w:color="auto"/>
        <w:right w:val="none" w:sz="0" w:space="0" w:color="auto"/>
      </w:divBdr>
    </w:div>
    <w:div w:id="442573877">
      <w:bodyDiv w:val="1"/>
      <w:marLeft w:val="0"/>
      <w:marRight w:val="0"/>
      <w:marTop w:val="0"/>
      <w:marBottom w:val="0"/>
      <w:divBdr>
        <w:top w:val="none" w:sz="0" w:space="0" w:color="auto"/>
        <w:left w:val="none" w:sz="0" w:space="0" w:color="auto"/>
        <w:bottom w:val="none" w:sz="0" w:space="0" w:color="auto"/>
        <w:right w:val="none" w:sz="0" w:space="0" w:color="auto"/>
      </w:divBdr>
    </w:div>
    <w:div w:id="463811272">
      <w:bodyDiv w:val="1"/>
      <w:marLeft w:val="0"/>
      <w:marRight w:val="0"/>
      <w:marTop w:val="0"/>
      <w:marBottom w:val="0"/>
      <w:divBdr>
        <w:top w:val="none" w:sz="0" w:space="0" w:color="auto"/>
        <w:left w:val="none" w:sz="0" w:space="0" w:color="auto"/>
        <w:bottom w:val="none" w:sz="0" w:space="0" w:color="auto"/>
        <w:right w:val="none" w:sz="0" w:space="0" w:color="auto"/>
      </w:divBdr>
    </w:div>
    <w:div w:id="477307988">
      <w:bodyDiv w:val="1"/>
      <w:marLeft w:val="0"/>
      <w:marRight w:val="0"/>
      <w:marTop w:val="0"/>
      <w:marBottom w:val="0"/>
      <w:divBdr>
        <w:top w:val="none" w:sz="0" w:space="0" w:color="auto"/>
        <w:left w:val="none" w:sz="0" w:space="0" w:color="auto"/>
        <w:bottom w:val="none" w:sz="0" w:space="0" w:color="auto"/>
        <w:right w:val="none" w:sz="0" w:space="0" w:color="auto"/>
      </w:divBdr>
    </w:div>
    <w:div w:id="496382417">
      <w:bodyDiv w:val="1"/>
      <w:marLeft w:val="0"/>
      <w:marRight w:val="0"/>
      <w:marTop w:val="0"/>
      <w:marBottom w:val="0"/>
      <w:divBdr>
        <w:top w:val="none" w:sz="0" w:space="0" w:color="auto"/>
        <w:left w:val="none" w:sz="0" w:space="0" w:color="auto"/>
        <w:bottom w:val="none" w:sz="0" w:space="0" w:color="auto"/>
        <w:right w:val="none" w:sz="0" w:space="0" w:color="auto"/>
      </w:divBdr>
    </w:div>
    <w:div w:id="496383218">
      <w:bodyDiv w:val="1"/>
      <w:marLeft w:val="0"/>
      <w:marRight w:val="0"/>
      <w:marTop w:val="0"/>
      <w:marBottom w:val="0"/>
      <w:divBdr>
        <w:top w:val="none" w:sz="0" w:space="0" w:color="auto"/>
        <w:left w:val="none" w:sz="0" w:space="0" w:color="auto"/>
        <w:bottom w:val="none" w:sz="0" w:space="0" w:color="auto"/>
        <w:right w:val="none" w:sz="0" w:space="0" w:color="auto"/>
      </w:divBdr>
    </w:div>
    <w:div w:id="515077685">
      <w:bodyDiv w:val="1"/>
      <w:marLeft w:val="0"/>
      <w:marRight w:val="0"/>
      <w:marTop w:val="0"/>
      <w:marBottom w:val="0"/>
      <w:divBdr>
        <w:top w:val="none" w:sz="0" w:space="0" w:color="auto"/>
        <w:left w:val="none" w:sz="0" w:space="0" w:color="auto"/>
        <w:bottom w:val="none" w:sz="0" w:space="0" w:color="auto"/>
        <w:right w:val="none" w:sz="0" w:space="0" w:color="auto"/>
      </w:divBdr>
    </w:div>
    <w:div w:id="521550653">
      <w:bodyDiv w:val="1"/>
      <w:marLeft w:val="0"/>
      <w:marRight w:val="0"/>
      <w:marTop w:val="0"/>
      <w:marBottom w:val="0"/>
      <w:divBdr>
        <w:top w:val="none" w:sz="0" w:space="0" w:color="auto"/>
        <w:left w:val="none" w:sz="0" w:space="0" w:color="auto"/>
        <w:bottom w:val="none" w:sz="0" w:space="0" w:color="auto"/>
        <w:right w:val="none" w:sz="0" w:space="0" w:color="auto"/>
      </w:divBdr>
    </w:div>
    <w:div w:id="545526822">
      <w:bodyDiv w:val="1"/>
      <w:marLeft w:val="0"/>
      <w:marRight w:val="0"/>
      <w:marTop w:val="0"/>
      <w:marBottom w:val="0"/>
      <w:divBdr>
        <w:top w:val="none" w:sz="0" w:space="0" w:color="auto"/>
        <w:left w:val="none" w:sz="0" w:space="0" w:color="auto"/>
        <w:bottom w:val="none" w:sz="0" w:space="0" w:color="auto"/>
        <w:right w:val="none" w:sz="0" w:space="0" w:color="auto"/>
      </w:divBdr>
    </w:div>
    <w:div w:id="546256390">
      <w:bodyDiv w:val="1"/>
      <w:marLeft w:val="0"/>
      <w:marRight w:val="0"/>
      <w:marTop w:val="0"/>
      <w:marBottom w:val="0"/>
      <w:divBdr>
        <w:top w:val="none" w:sz="0" w:space="0" w:color="auto"/>
        <w:left w:val="none" w:sz="0" w:space="0" w:color="auto"/>
        <w:bottom w:val="none" w:sz="0" w:space="0" w:color="auto"/>
        <w:right w:val="none" w:sz="0" w:space="0" w:color="auto"/>
      </w:divBdr>
    </w:div>
    <w:div w:id="557597355">
      <w:bodyDiv w:val="1"/>
      <w:marLeft w:val="0"/>
      <w:marRight w:val="0"/>
      <w:marTop w:val="0"/>
      <w:marBottom w:val="0"/>
      <w:divBdr>
        <w:top w:val="none" w:sz="0" w:space="0" w:color="auto"/>
        <w:left w:val="none" w:sz="0" w:space="0" w:color="auto"/>
        <w:bottom w:val="none" w:sz="0" w:space="0" w:color="auto"/>
        <w:right w:val="none" w:sz="0" w:space="0" w:color="auto"/>
      </w:divBdr>
      <w:divsChild>
        <w:div w:id="755984134">
          <w:marLeft w:val="0"/>
          <w:marRight w:val="0"/>
          <w:marTop w:val="0"/>
          <w:marBottom w:val="0"/>
          <w:divBdr>
            <w:top w:val="none" w:sz="0" w:space="0" w:color="auto"/>
            <w:left w:val="none" w:sz="0" w:space="0" w:color="auto"/>
            <w:bottom w:val="none" w:sz="0" w:space="0" w:color="auto"/>
            <w:right w:val="none" w:sz="0" w:space="0" w:color="auto"/>
          </w:divBdr>
          <w:divsChild>
            <w:div w:id="249049973">
              <w:marLeft w:val="0"/>
              <w:marRight w:val="0"/>
              <w:marTop w:val="0"/>
              <w:marBottom w:val="0"/>
              <w:divBdr>
                <w:top w:val="none" w:sz="0" w:space="0" w:color="auto"/>
                <w:left w:val="none" w:sz="0" w:space="0" w:color="auto"/>
                <w:bottom w:val="none" w:sz="0" w:space="0" w:color="auto"/>
                <w:right w:val="none" w:sz="0" w:space="0" w:color="auto"/>
              </w:divBdr>
              <w:divsChild>
                <w:div w:id="1091463055">
                  <w:marLeft w:val="0"/>
                  <w:marRight w:val="0"/>
                  <w:marTop w:val="0"/>
                  <w:marBottom w:val="0"/>
                  <w:divBdr>
                    <w:top w:val="none" w:sz="0" w:space="0" w:color="auto"/>
                    <w:left w:val="none" w:sz="0" w:space="0" w:color="auto"/>
                    <w:bottom w:val="none" w:sz="0" w:space="0" w:color="auto"/>
                    <w:right w:val="none" w:sz="0" w:space="0" w:color="auto"/>
                  </w:divBdr>
                </w:div>
                <w:div w:id="565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7622">
          <w:marLeft w:val="0"/>
          <w:marRight w:val="0"/>
          <w:marTop w:val="0"/>
          <w:marBottom w:val="0"/>
          <w:divBdr>
            <w:top w:val="none" w:sz="0" w:space="0" w:color="auto"/>
            <w:left w:val="none" w:sz="0" w:space="0" w:color="auto"/>
            <w:bottom w:val="none" w:sz="0" w:space="0" w:color="auto"/>
            <w:right w:val="none" w:sz="0" w:space="0" w:color="auto"/>
          </w:divBdr>
          <w:divsChild>
            <w:div w:id="1402093349">
              <w:marLeft w:val="0"/>
              <w:marRight w:val="0"/>
              <w:marTop w:val="0"/>
              <w:marBottom w:val="0"/>
              <w:divBdr>
                <w:top w:val="none" w:sz="0" w:space="0" w:color="auto"/>
                <w:left w:val="none" w:sz="0" w:space="0" w:color="auto"/>
                <w:bottom w:val="none" w:sz="0" w:space="0" w:color="auto"/>
                <w:right w:val="none" w:sz="0" w:space="0" w:color="auto"/>
              </w:divBdr>
              <w:divsChild>
                <w:div w:id="26609316">
                  <w:marLeft w:val="0"/>
                  <w:marRight w:val="0"/>
                  <w:marTop w:val="0"/>
                  <w:marBottom w:val="0"/>
                  <w:divBdr>
                    <w:top w:val="none" w:sz="0" w:space="0" w:color="auto"/>
                    <w:left w:val="none" w:sz="0" w:space="0" w:color="auto"/>
                    <w:bottom w:val="none" w:sz="0" w:space="0" w:color="auto"/>
                    <w:right w:val="none" w:sz="0" w:space="0" w:color="auto"/>
                  </w:divBdr>
                </w:div>
                <w:div w:id="9538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60706">
      <w:bodyDiv w:val="1"/>
      <w:marLeft w:val="0"/>
      <w:marRight w:val="0"/>
      <w:marTop w:val="0"/>
      <w:marBottom w:val="0"/>
      <w:divBdr>
        <w:top w:val="none" w:sz="0" w:space="0" w:color="auto"/>
        <w:left w:val="none" w:sz="0" w:space="0" w:color="auto"/>
        <w:bottom w:val="none" w:sz="0" w:space="0" w:color="auto"/>
        <w:right w:val="none" w:sz="0" w:space="0" w:color="auto"/>
      </w:divBdr>
    </w:div>
    <w:div w:id="592318997">
      <w:bodyDiv w:val="1"/>
      <w:marLeft w:val="0"/>
      <w:marRight w:val="0"/>
      <w:marTop w:val="0"/>
      <w:marBottom w:val="0"/>
      <w:divBdr>
        <w:top w:val="none" w:sz="0" w:space="0" w:color="auto"/>
        <w:left w:val="none" w:sz="0" w:space="0" w:color="auto"/>
        <w:bottom w:val="none" w:sz="0" w:space="0" w:color="auto"/>
        <w:right w:val="none" w:sz="0" w:space="0" w:color="auto"/>
      </w:divBdr>
    </w:div>
    <w:div w:id="595408588">
      <w:bodyDiv w:val="1"/>
      <w:marLeft w:val="0"/>
      <w:marRight w:val="0"/>
      <w:marTop w:val="0"/>
      <w:marBottom w:val="0"/>
      <w:divBdr>
        <w:top w:val="none" w:sz="0" w:space="0" w:color="auto"/>
        <w:left w:val="none" w:sz="0" w:space="0" w:color="auto"/>
        <w:bottom w:val="none" w:sz="0" w:space="0" w:color="auto"/>
        <w:right w:val="none" w:sz="0" w:space="0" w:color="auto"/>
      </w:divBdr>
      <w:divsChild>
        <w:div w:id="2071344386">
          <w:marLeft w:val="0"/>
          <w:marRight w:val="0"/>
          <w:marTop w:val="0"/>
          <w:marBottom w:val="0"/>
          <w:divBdr>
            <w:top w:val="none" w:sz="0" w:space="0" w:color="auto"/>
            <w:left w:val="none" w:sz="0" w:space="0" w:color="auto"/>
            <w:bottom w:val="none" w:sz="0" w:space="0" w:color="auto"/>
            <w:right w:val="none" w:sz="0" w:space="0" w:color="auto"/>
          </w:divBdr>
          <w:divsChild>
            <w:div w:id="1241913963">
              <w:marLeft w:val="0"/>
              <w:marRight w:val="0"/>
              <w:marTop w:val="0"/>
              <w:marBottom w:val="0"/>
              <w:divBdr>
                <w:top w:val="none" w:sz="0" w:space="0" w:color="auto"/>
                <w:left w:val="none" w:sz="0" w:space="0" w:color="auto"/>
                <w:bottom w:val="none" w:sz="0" w:space="0" w:color="auto"/>
                <w:right w:val="none" w:sz="0" w:space="0" w:color="auto"/>
              </w:divBdr>
              <w:divsChild>
                <w:div w:id="1579439579">
                  <w:marLeft w:val="0"/>
                  <w:marRight w:val="0"/>
                  <w:marTop w:val="0"/>
                  <w:marBottom w:val="0"/>
                  <w:divBdr>
                    <w:top w:val="none" w:sz="0" w:space="0" w:color="auto"/>
                    <w:left w:val="none" w:sz="0" w:space="0" w:color="auto"/>
                    <w:bottom w:val="none" w:sz="0" w:space="0" w:color="auto"/>
                    <w:right w:val="none" w:sz="0" w:space="0" w:color="auto"/>
                  </w:divBdr>
                </w:div>
                <w:div w:id="12482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58634">
          <w:marLeft w:val="0"/>
          <w:marRight w:val="0"/>
          <w:marTop w:val="0"/>
          <w:marBottom w:val="0"/>
          <w:divBdr>
            <w:top w:val="none" w:sz="0" w:space="0" w:color="auto"/>
            <w:left w:val="none" w:sz="0" w:space="0" w:color="auto"/>
            <w:bottom w:val="none" w:sz="0" w:space="0" w:color="auto"/>
            <w:right w:val="none" w:sz="0" w:space="0" w:color="auto"/>
          </w:divBdr>
          <w:divsChild>
            <w:div w:id="2118207828">
              <w:marLeft w:val="0"/>
              <w:marRight w:val="0"/>
              <w:marTop w:val="0"/>
              <w:marBottom w:val="0"/>
              <w:divBdr>
                <w:top w:val="none" w:sz="0" w:space="0" w:color="auto"/>
                <w:left w:val="none" w:sz="0" w:space="0" w:color="auto"/>
                <w:bottom w:val="none" w:sz="0" w:space="0" w:color="auto"/>
                <w:right w:val="none" w:sz="0" w:space="0" w:color="auto"/>
              </w:divBdr>
              <w:divsChild>
                <w:div w:id="395592082">
                  <w:marLeft w:val="0"/>
                  <w:marRight w:val="0"/>
                  <w:marTop w:val="0"/>
                  <w:marBottom w:val="0"/>
                  <w:divBdr>
                    <w:top w:val="none" w:sz="0" w:space="0" w:color="auto"/>
                    <w:left w:val="none" w:sz="0" w:space="0" w:color="auto"/>
                    <w:bottom w:val="none" w:sz="0" w:space="0" w:color="auto"/>
                    <w:right w:val="none" w:sz="0" w:space="0" w:color="auto"/>
                  </w:divBdr>
                </w:div>
                <w:div w:id="63426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79103">
      <w:bodyDiv w:val="1"/>
      <w:marLeft w:val="0"/>
      <w:marRight w:val="0"/>
      <w:marTop w:val="0"/>
      <w:marBottom w:val="0"/>
      <w:divBdr>
        <w:top w:val="none" w:sz="0" w:space="0" w:color="auto"/>
        <w:left w:val="none" w:sz="0" w:space="0" w:color="auto"/>
        <w:bottom w:val="none" w:sz="0" w:space="0" w:color="auto"/>
        <w:right w:val="none" w:sz="0" w:space="0" w:color="auto"/>
      </w:divBdr>
    </w:div>
    <w:div w:id="645471400">
      <w:bodyDiv w:val="1"/>
      <w:marLeft w:val="0"/>
      <w:marRight w:val="0"/>
      <w:marTop w:val="0"/>
      <w:marBottom w:val="0"/>
      <w:divBdr>
        <w:top w:val="none" w:sz="0" w:space="0" w:color="auto"/>
        <w:left w:val="none" w:sz="0" w:space="0" w:color="auto"/>
        <w:bottom w:val="none" w:sz="0" w:space="0" w:color="auto"/>
        <w:right w:val="none" w:sz="0" w:space="0" w:color="auto"/>
      </w:divBdr>
      <w:divsChild>
        <w:div w:id="187330155">
          <w:marLeft w:val="0"/>
          <w:marRight w:val="0"/>
          <w:marTop w:val="0"/>
          <w:marBottom w:val="0"/>
          <w:divBdr>
            <w:top w:val="single" w:sz="2" w:space="4" w:color="FFFFFF"/>
            <w:left w:val="single" w:sz="2" w:space="11" w:color="FFFFFF"/>
            <w:bottom w:val="single" w:sz="2" w:space="1" w:color="FFFFFF"/>
            <w:right w:val="single" w:sz="2" w:space="4" w:color="FFFFFF"/>
          </w:divBdr>
          <w:divsChild>
            <w:div w:id="641807467">
              <w:marLeft w:val="0"/>
              <w:marRight w:val="0"/>
              <w:marTop w:val="0"/>
              <w:marBottom w:val="0"/>
              <w:divBdr>
                <w:top w:val="none" w:sz="0" w:space="0" w:color="auto"/>
                <w:left w:val="none" w:sz="0" w:space="0" w:color="auto"/>
                <w:bottom w:val="none" w:sz="0" w:space="0" w:color="auto"/>
                <w:right w:val="none" w:sz="0" w:space="0" w:color="auto"/>
              </w:divBdr>
            </w:div>
          </w:divsChild>
        </w:div>
        <w:div w:id="993991904">
          <w:marLeft w:val="0"/>
          <w:marRight w:val="0"/>
          <w:marTop w:val="0"/>
          <w:marBottom w:val="0"/>
          <w:divBdr>
            <w:top w:val="single" w:sz="2" w:space="1" w:color="FFFFFF"/>
            <w:left w:val="single" w:sz="2" w:space="11" w:color="FFFFFF"/>
            <w:bottom w:val="single" w:sz="2" w:space="1" w:color="FFFFFF"/>
            <w:right w:val="single" w:sz="2" w:space="4" w:color="FFFFFF"/>
          </w:divBdr>
          <w:divsChild>
            <w:div w:id="596986106">
              <w:marLeft w:val="0"/>
              <w:marRight w:val="0"/>
              <w:marTop w:val="0"/>
              <w:marBottom w:val="0"/>
              <w:divBdr>
                <w:top w:val="none" w:sz="0" w:space="0" w:color="auto"/>
                <w:left w:val="none" w:sz="0" w:space="0" w:color="auto"/>
                <w:bottom w:val="none" w:sz="0" w:space="0" w:color="auto"/>
                <w:right w:val="none" w:sz="0" w:space="0" w:color="auto"/>
              </w:divBdr>
            </w:div>
          </w:divsChild>
        </w:div>
        <w:div w:id="1350176904">
          <w:marLeft w:val="0"/>
          <w:marRight w:val="0"/>
          <w:marTop w:val="0"/>
          <w:marBottom w:val="0"/>
          <w:divBdr>
            <w:top w:val="single" w:sz="2" w:space="1" w:color="FFFFFF"/>
            <w:left w:val="single" w:sz="2" w:space="11" w:color="FFFFFF"/>
            <w:bottom w:val="single" w:sz="2" w:space="1" w:color="FFFFFF"/>
            <w:right w:val="single" w:sz="2" w:space="4" w:color="FFFFFF"/>
          </w:divBdr>
          <w:divsChild>
            <w:div w:id="1265112638">
              <w:marLeft w:val="0"/>
              <w:marRight w:val="0"/>
              <w:marTop w:val="0"/>
              <w:marBottom w:val="0"/>
              <w:divBdr>
                <w:top w:val="none" w:sz="0" w:space="0" w:color="auto"/>
                <w:left w:val="none" w:sz="0" w:space="0" w:color="auto"/>
                <w:bottom w:val="none" w:sz="0" w:space="0" w:color="auto"/>
                <w:right w:val="none" w:sz="0" w:space="0" w:color="auto"/>
              </w:divBdr>
            </w:div>
          </w:divsChild>
        </w:div>
        <w:div w:id="1245803291">
          <w:marLeft w:val="0"/>
          <w:marRight w:val="0"/>
          <w:marTop w:val="0"/>
          <w:marBottom w:val="0"/>
          <w:divBdr>
            <w:top w:val="single" w:sz="2" w:space="1" w:color="FFFFFF"/>
            <w:left w:val="single" w:sz="2" w:space="11" w:color="FFFFFF"/>
            <w:bottom w:val="single" w:sz="2" w:space="1" w:color="FFFFFF"/>
            <w:right w:val="single" w:sz="2" w:space="4" w:color="FFFFFF"/>
          </w:divBdr>
          <w:divsChild>
            <w:div w:id="843206366">
              <w:marLeft w:val="0"/>
              <w:marRight w:val="0"/>
              <w:marTop w:val="0"/>
              <w:marBottom w:val="0"/>
              <w:divBdr>
                <w:top w:val="none" w:sz="0" w:space="0" w:color="auto"/>
                <w:left w:val="none" w:sz="0" w:space="0" w:color="auto"/>
                <w:bottom w:val="none" w:sz="0" w:space="0" w:color="auto"/>
                <w:right w:val="none" w:sz="0" w:space="0" w:color="auto"/>
              </w:divBdr>
            </w:div>
          </w:divsChild>
        </w:div>
        <w:div w:id="1023214105">
          <w:marLeft w:val="0"/>
          <w:marRight w:val="0"/>
          <w:marTop w:val="0"/>
          <w:marBottom w:val="0"/>
          <w:divBdr>
            <w:top w:val="single" w:sz="2" w:space="1" w:color="FFFFFF"/>
            <w:left w:val="single" w:sz="2" w:space="11" w:color="FFFFFF"/>
            <w:bottom w:val="single" w:sz="2" w:space="1" w:color="FFFFFF"/>
            <w:right w:val="single" w:sz="2" w:space="4" w:color="FFFFFF"/>
          </w:divBdr>
          <w:divsChild>
            <w:div w:id="1850287495">
              <w:marLeft w:val="0"/>
              <w:marRight w:val="0"/>
              <w:marTop w:val="0"/>
              <w:marBottom w:val="0"/>
              <w:divBdr>
                <w:top w:val="none" w:sz="0" w:space="0" w:color="auto"/>
                <w:left w:val="none" w:sz="0" w:space="0" w:color="auto"/>
                <w:bottom w:val="none" w:sz="0" w:space="0" w:color="auto"/>
                <w:right w:val="none" w:sz="0" w:space="0" w:color="auto"/>
              </w:divBdr>
            </w:div>
          </w:divsChild>
        </w:div>
        <w:div w:id="148833620">
          <w:marLeft w:val="0"/>
          <w:marRight w:val="0"/>
          <w:marTop w:val="0"/>
          <w:marBottom w:val="0"/>
          <w:divBdr>
            <w:top w:val="single" w:sz="2" w:space="1" w:color="FFFFFF"/>
            <w:left w:val="single" w:sz="2" w:space="11" w:color="FFFFFF"/>
            <w:bottom w:val="single" w:sz="2" w:space="1" w:color="FFFFFF"/>
            <w:right w:val="single" w:sz="2" w:space="4" w:color="FFFFFF"/>
          </w:divBdr>
          <w:divsChild>
            <w:div w:id="1875188992">
              <w:marLeft w:val="0"/>
              <w:marRight w:val="0"/>
              <w:marTop w:val="0"/>
              <w:marBottom w:val="0"/>
              <w:divBdr>
                <w:top w:val="none" w:sz="0" w:space="0" w:color="auto"/>
                <w:left w:val="none" w:sz="0" w:space="0" w:color="auto"/>
                <w:bottom w:val="none" w:sz="0" w:space="0" w:color="auto"/>
                <w:right w:val="none" w:sz="0" w:space="0" w:color="auto"/>
              </w:divBdr>
            </w:div>
          </w:divsChild>
        </w:div>
        <w:div w:id="374041701">
          <w:marLeft w:val="0"/>
          <w:marRight w:val="0"/>
          <w:marTop w:val="0"/>
          <w:marBottom w:val="0"/>
          <w:divBdr>
            <w:top w:val="single" w:sz="2" w:space="1" w:color="FFFFFF"/>
            <w:left w:val="single" w:sz="2" w:space="11" w:color="FFFFFF"/>
            <w:bottom w:val="single" w:sz="2" w:space="1" w:color="FFFFFF"/>
            <w:right w:val="single" w:sz="2" w:space="4" w:color="FFFFFF"/>
          </w:divBdr>
          <w:divsChild>
            <w:div w:id="1895463795">
              <w:marLeft w:val="0"/>
              <w:marRight w:val="0"/>
              <w:marTop w:val="0"/>
              <w:marBottom w:val="0"/>
              <w:divBdr>
                <w:top w:val="none" w:sz="0" w:space="0" w:color="auto"/>
                <w:left w:val="none" w:sz="0" w:space="0" w:color="auto"/>
                <w:bottom w:val="none" w:sz="0" w:space="0" w:color="auto"/>
                <w:right w:val="none" w:sz="0" w:space="0" w:color="auto"/>
              </w:divBdr>
            </w:div>
          </w:divsChild>
        </w:div>
        <w:div w:id="1363020603">
          <w:marLeft w:val="0"/>
          <w:marRight w:val="0"/>
          <w:marTop w:val="0"/>
          <w:marBottom w:val="0"/>
          <w:divBdr>
            <w:top w:val="single" w:sz="2" w:space="1" w:color="FFFFFF"/>
            <w:left w:val="single" w:sz="2" w:space="11" w:color="FFFFFF"/>
            <w:bottom w:val="single" w:sz="2" w:space="1" w:color="FFFFFF"/>
            <w:right w:val="single" w:sz="2" w:space="4" w:color="FFFFFF"/>
          </w:divBdr>
          <w:divsChild>
            <w:div w:id="248151681">
              <w:marLeft w:val="0"/>
              <w:marRight w:val="0"/>
              <w:marTop w:val="0"/>
              <w:marBottom w:val="0"/>
              <w:divBdr>
                <w:top w:val="none" w:sz="0" w:space="0" w:color="auto"/>
                <w:left w:val="none" w:sz="0" w:space="0" w:color="auto"/>
                <w:bottom w:val="none" w:sz="0" w:space="0" w:color="auto"/>
                <w:right w:val="none" w:sz="0" w:space="0" w:color="auto"/>
              </w:divBdr>
            </w:div>
          </w:divsChild>
        </w:div>
        <w:div w:id="925769541">
          <w:marLeft w:val="0"/>
          <w:marRight w:val="0"/>
          <w:marTop w:val="0"/>
          <w:marBottom w:val="0"/>
          <w:divBdr>
            <w:top w:val="single" w:sz="2" w:space="1" w:color="FFFFFF"/>
            <w:left w:val="single" w:sz="2" w:space="11" w:color="FFFFFF"/>
            <w:bottom w:val="single" w:sz="2" w:space="1" w:color="FFFFFF"/>
            <w:right w:val="single" w:sz="2" w:space="4" w:color="FFFFFF"/>
          </w:divBdr>
          <w:divsChild>
            <w:div w:id="1663385819">
              <w:marLeft w:val="0"/>
              <w:marRight w:val="0"/>
              <w:marTop w:val="0"/>
              <w:marBottom w:val="0"/>
              <w:divBdr>
                <w:top w:val="none" w:sz="0" w:space="0" w:color="auto"/>
                <w:left w:val="none" w:sz="0" w:space="0" w:color="auto"/>
                <w:bottom w:val="none" w:sz="0" w:space="0" w:color="auto"/>
                <w:right w:val="none" w:sz="0" w:space="0" w:color="auto"/>
              </w:divBdr>
            </w:div>
          </w:divsChild>
        </w:div>
        <w:div w:id="1664117748">
          <w:marLeft w:val="0"/>
          <w:marRight w:val="0"/>
          <w:marTop w:val="0"/>
          <w:marBottom w:val="0"/>
          <w:divBdr>
            <w:top w:val="single" w:sz="2" w:space="1" w:color="FFFFFF"/>
            <w:left w:val="single" w:sz="2" w:space="11" w:color="FFFFFF"/>
            <w:bottom w:val="single" w:sz="2" w:space="1" w:color="FFFFFF"/>
            <w:right w:val="single" w:sz="2" w:space="4" w:color="FFFFFF"/>
          </w:divBdr>
          <w:divsChild>
            <w:div w:id="441996937">
              <w:marLeft w:val="0"/>
              <w:marRight w:val="0"/>
              <w:marTop w:val="0"/>
              <w:marBottom w:val="0"/>
              <w:divBdr>
                <w:top w:val="none" w:sz="0" w:space="0" w:color="auto"/>
                <w:left w:val="none" w:sz="0" w:space="0" w:color="auto"/>
                <w:bottom w:val="none" w:sz="0" w:space="0" w:color="auto"/>
                <w:right w:val="none" w:sz="0" w:space="0" w:color="auto"/>
              </w:divBdr>
            </w:div>
          </w:divsChild>
        </w:div>
        <w:div w:id="946694381">
          <w:marLeft w:val="0"/>
          <w:marRight w:val="0"/>
          <w:marTop w:val="0"/>
          <w:marBottom w:val="0"/>
          <w:divBdr>
            <w:top w:val="single" w:sz="2" w:space="1" w:color="FFFFFF"/>
            <w:left w:val="single" w:sz="2" w:space="11" w:color="FFFFFF"/>
            <w:bottom w:val="single" w:sz="2" w:space="1" w:color="FFFFFF"/>
            <w:right w:val="single" w:sz="2" w:space="4" w:color="FFFFFF"/>
          </w:divBdr>
          <w:divsChild>
            <w:div w:id="317222754">
              <w:marLeft w:val="0"/>
              <w:marRight w:val="0"/>
              <w:marTop w:val="0"/>
              <w:marBottom w:val="0"/>
              <w:divBdr>
                <w:top w:val="none" w:sz="0" w:space="0" w:color="auto"/>
                <w:left w:val="none" w:sz="0" w:space="0" w:color="auto"/>
                <w:bottom w:val="none" w:sz="0" w:space="0" w:color="auto"/>
                <w:right w:val="none" w:sz="0" w:space="0" w:color="auto"/>
              </w:divBdr>
            </w:div>
          </w:divsChild>
        </w:div>
        <w:div w:id="771557881">
          <w:marLeft w:val="0"/>
          <w:marRight w:val="0"/>
          <w:marTop w:val="0"/>
          <w:marBottom w:val="0"/>
          <w:divBdr>
            <w:top w:val="single" w:sz="2" w:space="1" w:color="FFFFFF"/>
            <w:left w:val="single" w:sz="2" w:space="11" w:color="FFFFFF"/>
            <w:bottom w:val="single" w:sz="2" w:space="1" w:color="FFFFFF"/>
            <w:right w:val="single" w:sz="2" w:space="4" w:color="FFFFFF"/>
          </w:divBdr>
          <w:divsChild>
            <w:div w:id="107091881">
              <w:marLeft w:val="0"/>
              <w:marRight w:val="0"/>
              <w:marTop w:val="0"/>
              <w:marBottom w:val="0"/>
              <w:divBdr>
                <w:top w:val="none" w:sz="0" w:space="0" w:color="auto"/>
                <w:left w:val="none" w:sz="0" w:space="0" w:color="auto"/>
                <w:bottom w:val="none" w:sz="0" w:space="0" w:color="auto"/>
                <w:right w:val="none" w:sz="0" w:space="0" w:color="auto"/>
              </w:divBdr>
            </w:div>
          </w:divsChild>
        </w:div>
        <w:div w:id="1321499872">
          <w:marLeft w:val="0"/>
          <w:marRight w:val="0"/>
          <w:marTop w:val="0"/>
          <w:marBottom w:val="0"/>
          <w:divBdr>
            <w:top w:val="single" w:sz="2" w:space="1" w:color="FFFFFF"/>
            <w:left w:val="single" w:sz="2" w:space="11" w:color="FFFFFF"/>
            <w:bottom w:val="single" w:sz="2" w:space="1" w:color="FFFFFF"/>
            <w:right w:val="single" w:sz="2" w:space="4" w:color="FFFFFF"/>
          </w:divBdr>
          <w:divsChild>
            <w:div w:id="510606285">
              <w:marLeft w:val="0"/>
              <w:marRight w:val="0"/>
              <w:marTop w:val="0"/>
              <w:marBottom w:val="0"/>
              <w:divBdr>
                <w:top w:val="none" w:sz="0" w:space="0" w:color="auto"/>
                <w:left w:val="none" w:sz="0" w:space="0" w:color="auto"/>
                <w:bottom w:val="none" w:sz="0" w:space="0" w:color="auto"/>
                <w:right w:val="none" w:sz="0" w:space="0" w:color="auto"/>
              </w:divBdr>
            </w:div>
          </w:divsChild>
        </w:div>
        <w:div w:id="1168600314">
          <w:marLeft w:val="0"/>
          <w:marRight w:val="0"/>
          <w:marTop w:val="0"/>
          <w:marBottom w:val="0"/>
          <w:divBdr>
            <w:top w:val="single" w:sz="2" w:space="1" w:color="FFFFFF"/>
            <w:left w:val="single" w:sz="2" w:space="11" w:color="FFFFFF"/>
            <w:bottom w:val="single" w:sz="2" w:space="1" w:color="FFFFFF"/>
            <w:right w:val="single" w:sz="2" w:space="4" w:color="FFFFFF"/>
          </w:divBdr>
          <w:divsChild>
            <w:div w:id="1404178174">
              <w:marLeft w:val="0"/>
              <w:marRight w:val="0"/>
              <w:marTop w:val="0"/>
              <w:marBottom w:val="0"/>
              <w:divBdr>
                <w:top w:val="none" w:sz="0" w:space="0" w:color="auto"/>
                <w:left w:val="none" w:sz="0" w:space="0" w:color="auto"/>
                <w:bottom w:val="none" w:sz="0" w:space="0" w:color="auto"/>
                <w:right w:val="none" w:sz="0" w:space="0" w:color="auto"/>
              </w:divBdr>
            </w:div>
          </w:divsChild>
        </w:div>
        <w:div w:id="990989632">
          <w:marLeft w:val="0"/>
          <w:marRight w:val="0"/>
          <w:marTop w:val="0"/>
          <w:marBottom w:val="0"/>
          <w:divBdr>
            <w:top w:val="single" w:sz="2" w:space="1" w:color="FFFFFF"/>
            <w:left w:val="single" w:sz="2" w:space="11" w:color="FFFFFF"/>
            <w:bottom w:val="single" w:sz="2" w:space="4" w:color="FFFFFF"/>
            <w:right w:val="single" w:sz="2" w:space="4" w:color="FFFFFF"/>
          </w:divBdr>
          <w:divsChild>
            <w:div w:id="144411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9731">
      <w:bodyDiv w:val="1"/>
      <w:marLeft w:val="0"/>
      <w:marRight w:val="0"/>
      <w:marTop w:val="0"/>
      <w:marBottom w:val="0"/>
      <w:divBdr>
        <w:top w:val="none" w:sz="0" w:space="0" w:color="auto"/>
        <w:left w:val="none" w:sz="0" w:space="0" w:color="auto"/>
        <w:bottom w:val="none" w:sz="0" w:space="0" w:color="auto"/>
        <w:right w:val="none" w:sz="0" w:space="0" w:color="auto"/>
      </w:divBdr>
    </w:div>
    <w:div w:id="686256871">
      <w:bodyDiv w:val="1"/>
      <w:marLeft w:val="0"/>
      <w:marRight w:val="0"/>
      <w:marTop w:val="0"/>
      <w:marBottom w:val="0"/>
      <w:divBdr>
        <w:top w:val="none" w:sz="0" w:space="0" w:color="auto"/>
        <w:left w:val="none" w:sz="0" w:space="0" w:color="auto"/>
        <w:bottom w:val="none" w:sz="0" w:space="0" w:color="auto"/>
        <w:right w:val="none" w:sz="0" w:space="0" w:color="auto"/>
      </w:divBdr>
    </w:div>
    <w:div w:id="700546923">
      <w:bodyDiv w:val="1"/>
      <w:marLeft w:val="0"/>
      <w:marRight w:val="0"/>
      <w:marTop w:val="0"/>
      <w:marBottom w:val="0"/>
      <w:divBdr>
        <w:top w:val="none" w:sz="0" w:space="0" w:color="auto"/>
        <w:left w:val="none" w:sz="0" w:space="0" w:color="auto"/>
        <w:bottom w:val="none" w:sz="0" w:space="0" w:color="auto"/>
        <w:right w:val="none" w:sz="0" w:space="0" w:color="auto"/>
      </w:divBdr>
      <w:divsChild>
        <w:div w:id="478496437">
          <w:marLeft w:val="0"/>
          <w:marRight w:val="0"/>
          <w:marTop w:val="0"/>
          <w:marBottom w:val="0"/>
          <w:divBdr>
            <w:top w:val="none" w:sz="0" w:space="0" w:color="auto"/>
            <w:left w:val="none" w:sz="0" w:space="0" w:color="auto"/>
            <w:bottom w:val="none" w:sz="0" w:space="0" w:color="auto"/>
            <w:right w:val="none" w:sz="0" w:space="0" w:color="auto"/>
          </w:divBdr>
        </w:div>
      </w:divsChild>
    </w:div>
    <w:div w:id="710418194">
      <w:bodyDiv w:val="1"/>
      <w:marLeft w:val="0"/>
      <w:marRight w:val="0"/>
      <w:marTop w:val="0"/>
      <w:marBottom w:val="0"/>
      <w:divBdr>
        <w:top w:val="none" w:sz="0" w:space="0" w:color="auto"/>
        <w:left w:val="none" w:sz="0" w:space="0" w:color="auto"/>
        <w:bottom w:val="none" w:sz="0" w:space="0" w:color="auto"/>
        <w:right w:val="none" w:sz="0" w:space="0" w:color="auto"/>
      </w:divBdr>
    </w:div>
    <w:div w:id="745961432">
      <w:bodyDiv w:val="1"/>
      <w:marLeft w:val="0"/>
      <w:marRight w:val="0"/>
      <w:marTop w:val="0"/>
      <w:marBottom w:val="0"/>
      <w:divBdr>
        <w:top w:val="none" w:sz="0" w:space="0" w:color="auto"/>
        <w:left w:val="none" w:sz="0" w:space="0" w:color="auto"/>
        <w:bottom w:val="none" w:sz="0" w:space="0" w:color="auto"/>
        <w:right w:val="none" w:sz="0" w:space="0" w:color="auto"/>
      </w:divBdr>
    </w:div>
    <w:div w:id="761070005">
      <w:bodyDiv w:val="1"/>
      <w:marLeft w:val="0"/>
      <w:marRight w:val="0"/>
      <w:marTop w:val="0"/>
      <w:marBottom w:val="0"/>
      <w:divBdr>
        <w:top w:val="none" w:sz="0" w:space="0" w:color="auto"/>
        <w:left w:val="none" w:sz="0" w:space="0" w:color="auto"/>
        <w:bottom w:val="none" w:sz="0" w:space="0" w:color="auto"/>
        <w:right w:val="none" w:sz="0" w:space="0" w:color="auto"/>
      </w:divBdr>
    </w:div>
    <w:div w:id="777064451">
      <w:bodyDiv w:val="1"/>
      <w:marLeft w:val="0"/>
      <w:marRight w:val="0"/>
      <w:marTop w:val="0"/>
      <w:marBottom w:val="0"/>
      <w:divBdr>
        <w:top w:val="none" w:sz="0" w:space="0" w:color="auto"/>
        <w:left w:val="none" w:sz="0" w:space="0" w:color="auto"/>
        <w:bottom w:val="none" w:sz="0" w:space="0" w:color="auto"/>
        <w:right w:val="none" w:sz="0" w:space="0" w:color="auto"/>
      </w:divBdr>
    </w:div>
    <w:div w:id="777218211">
      <w:bodyDiv w:val="1"/>
      <w:marLeft w:val="0"/>
      <w:marRight w:val="0"/>
      <w:marTop w:val="0"/>
      <w:marBottom w:val="0"/>
      <w:divBdr>
        <w:top w:val="none" w:sz="0" w:space="0" w:color="auto"/>
        <w:left w:val="none" w:sz="0" w:space="0" w:color="auto"/>
        <w:bottom w:val="none" w:sz="0" w:space="0" w:color="auto"/>
        <w:right w:val="none" w:sz="0" w:space="0" w:color="auto"/>
      </w:divBdr>
    </w:div>
    <w:div w:id="785924389">
      <w:bodyDiv w:val="1"/>
      <w:marLeft w:val="0"/>
      <w:marRight w:val="0"/>
      <w:marTop w:val="0"/>
      <w:marBottom w:val="0"/>
      <w:divBdr>
        <w:top w:val="none" w:sz="0" w:space="0" w:color="auto"/>
        <w:left w:val="none" w:sz="0" w:space="0" w:color="auto"/>
        <w:bottom w:val="none" w:sz="0" w:space="0" w:color="auto"/>
        <w:right w:val="none" w:sz="0" w:space="0" w:color="auto"/>
      </w:divBdr>
    </w:div>
    <w:div w:id="806968737">
      <w:bodyDiv w:val="1"/>
      <w:marLeft w:val="0"/>
      <w:marRight w:val="0"/>
      <w:marTop w:val="0"/>
      <w:marBottom w:val="0"/>
      <w:divBdr>
        <w:top w:val="none" w:sz="0" w:space="0" w:color="auto"/>
        <w:left w:val="none" w:sz="0" w:space="0" w:color="auto"/>
        <w:bottom w:val="none" w:sz="0" w:space="0" w:color="auto"/>
        <w:right w:val="none" w:sz="0" w:space="0" w:color="auto"/>
      </w:divBdr>
    </w:div>
    <w:div w:id="816840927">
      <w:bodyDiv w:val="1"/>
      <w:marLeft w:val="0"/>
      <w:marRight w:val="0"/>
      <w:marTop w:val="0"/>
      <w:marBottom w:val="0"/>
      <w:divBdr>
        <w:top w:val="none" w:sz="0" w:space="0" w:color="auto"/>
        <w:left w:val="none" w:sz="0" w:space="0" w:color="auto"/>
        <w:bottom w:val="none" w:sz="0" w:space="0" w:color="auto"/>
        <w:right w:val="none" w:sz="0" w:space="0" w:color="auto"/>
      </w:divBdr>
    </w:div>
    <w:div w:id="823593594">
      <w:bodyDiv w:val="1"/>
      <w:marLeft w:val="0"/>
      <w:marRight w:val="0"/>
      <w:marTop w:val="0"/>
      <w:marBottom w:val="0"/>
      <w:divBdr>
        <w:top w:val="none" w:sz="0" w:space="0" w:color="auto"/>
        <w:left w:val="none" w:sz="0" w:space="0" w:color="auto"/>
        <w:bottom w:val="none" w:sz="0" w:space="0" w:color="auto"/>
        <w:right w:val="none" w:sz="0" w:space="0" w:color="auto"/>
      </w:divBdr>
    </w:div>
    <w:div w:id="837497226">
      <w:bodyDiv w:val="1"/>
      <w:marLeft w:val="0"/>
      <w:marRight w:val="0"/>
      <w:marTop w:val="0"/>
      <w:marBottom w:val="0"/>
      <w:divBdr>
        <w:top w:val="none" w:sz="0" w:space="0" w:color="auto"/>
        <w:left w:val="none" w:sz="0" w:space="0" w:color="auto"/>
        <w:bottom w:val="none" w:sz="0" w:space="0" w:color="auto"/>
        <w:right w:val="none" w:sz="0" w:space="0" w:color="auto"/>
      </w:divBdr>
    </w:div>
    <w:div w:id="876769995">
      <w:bodyDiv w:val="1"/>
      <w:marLeft w:val="0"/>
      <w:marRight w:val="0"/>
      <w:marTop w:val="0"/>
      <w:marBottom w:val="0"/>
      <w:divBdr>
        <w:top w:val="none" w:sz="0" w:space="0" w:color="auto"/>
        <w:left w:val="none" w:sz="0" w:space="0" w:color="auto"/>
        <w:bottom w:val="none" w:sz="0" w:space="0" w:color="auto"/>
        <w:right w:val="none" w:sz="0" w:space="0" w:color="auto"/>
      </w:divBdr>
    </w:div>
    <w:div w:id="904756281">
      <w:bodyDiv w:val="1"/>
      <w:marLeft w:val="0"/>
      <w:marRight w:val="0"/>
      <w:marTop w:val="0"/>
      <w:marBottom w:val="0"/>
      <w:divBdr>
        <w:top w:val="none" w:sz="0" w:space="0" w:color="auto"/>
        <w:left w:val="none" w:sz="0" w:space="0" w:color="auto"/>
        <w:bottom w:val="none" w:sz="0" w:space="0" w:color="auto"/>
        <w:right w:val="none" w:sz="0" w:space="0" w:color="auto"/>
      </w:divBdr>
    </w:div>
    <w:div w:id="908535319">
      <w:bodyDiv w:val="1"/>
      <w:marLeft w:val="0"/>
      <w:marRight w:val="0"/>
      <w:marTop w:val="0"/>
      <w:marBottom w:val="0"/>
      <w:divBdr>
        <w:top w:val="none" w:sz="0" w:space="0" w:color="auto"/>
        <w:left w:val="none" w:sz="0" w:space="0" w:color="auto"/>
        <w:bottom w:val="none" w:sz="0" w:space="0" w:color="auto"/>
        <w:right w:val="none" w:sz="0" w:space="0" w:color="auto"/>
      </w:divBdr>
      <w:divsChild>
        <w:div w:id="1937128588">
          <w:marLeft w:val="0"/>
          <w:marRight w:val="0"/>
          <w:marTop w:val="240"/>
          <w:marBottom w:val="0"/>
          <w:divBdr>
            <w:top w:val="none" w:sz="0" w:space="0" w:color="auto"/>
            <w:left w:val="none" w:sz="0" w:space="0" w:color="auto"/>
            <w:bottom w:val="none" w:sz="0" w:space="0" w:color="auto"/>
            <w:right w:val="none" w:sz="0" w:space="0" w:color="auto"/>
          </w:divBdr>
        </w:div>
        <w:div w:id="1592355152">
          <w:marLeft w:val="0"/>
          <w:marRight w:val="0"/>
          <w:marTop w:val="240"/>
          <w:marBottom w:val="0"/>
          <w:divBdr>
            <w:top w:val="none" w:sz="0" w:space="0" w:color="auto"/>
            <w:left w:val="none" w:sz="0" w:space="0" w:color="auto"/>
            <w:bottom w:val="none" w:sz="0" w:space="0" w:color="auto"/>
            <w:right w:val="none" w:sz="0" w:space="0" w:color="auto"/>
          </w:divBdr>
        </w:div>
        <w:div w:id="1285960135">
          <w:marLeft w:val="0"/>
          <w:marRight w:val="0"/>
          <w:marTop w:val="240"/>
          <w:marBottom w:val="0"/>
          <w:divBdr>
            <w:top w:val="none" w:sz="0" w:space="0" w:color="auto"/>
            <w:left w:val="none" w:sz="0" w:space="0" w:color="auto"/>
            <w:bottom w:val="none" w:sz="0" w:space="0" w:color="auto"/>
            <w:right w:val="none" w:sz="0" w:space="0" w:color="auto"/>
          </w:divBdr>
        </w:div>
      </w:divsChild>
    </w:div>
    <w:div w:id="945230796">
      <w:bodyDiv w:val="1"/>
      <w:marLeft w:val="0"/>
      <w:marRight w:val="0"/>
      <w:marTop w:val="0"/>
      <w:marBottom w:val="0"/>
      <w:divBdr>
        <w:top w:val="none" w:sz="0" w:space="0" w:color="auto"/>
        <w:left w:val="none" w:sz="0" w:space="0" w:color="auto"/>
        <w:bottom w:val="none" w:sz="0" w:space="0" w:color="auto"/>
        <w:right w:val="none" w:sz="0" w:space="0" w:color="auto"/>
      </w:divBdr>
    </w:div>
    <w:div w:id="946234025">
      <w:bodyDiv w:val="1"/>
      <w:marLeft w:val="0"/>
      <w:marRight w:val="0"/>
      <w:marTop w:val="0"/>
      <w:marBottom w:val="0"/>
      <w:divBdr>
        <w:top w:val="none" w:sz="0" w:space="0" w:color="auto"/>
        <w:left w:val="none" w:sz="0" w:space="0" w:color="auto"/>
        <w:bottom w:val="none" w:sz="0" w:space="0" w:color="auto"/>
        <w:right w:val="none" w:sz="0" w:space="0" w:color="auto"/>
      </w:divBdr>
    </w:div>
    <w:div w:id="958028077">
      <w:bodyDiv w:val="1"/>
      <w:marLeft w:val="0"/>
      <w:marRight w:val="0"/>
      <w:marTop w:val="0"/>
      <w:marBottom w:val="0"/>
      <w:divBdr>
        <w:top w:val="none" w:sz="0" w:space="0" w:color="auto"/>
        <w:left w:val="none" w:sz="0" w:space="0" w:color="auto"/>
        <w:bottom w:val="none" w:sz="0" w:space="0" w:color="auto"/>
        <w:right w:val="none" w:sz="0" w:space="0" w:color="auto"/>
      </w:divBdr>
    </w:div>
    <w:div w:id="974064336">
      <w:bodyDiv w:val="1"/>
      <w:marLeft w:val="0"/>
      <w:marRight w:val="0"/>
      <w:marTop w:val="0"/>
      <w:marBottom w:val="0"/>
      <w:divBdr>
        <w:top w:val="none" w:sz="0" w:space="0" w:color="auto"/>
        <w:left w:val="none" w:sz="0" w:space="0" w:color="auto"/>
        <w:bottom w:val="none" w:sz="0" w:space="0" w:color="auto"/>
        <w:right w:val="none" w:sz="0" w:space="0" w:color="auto"/>
      </w:divBdr>
    </w:div>
    <w:div w:id="1005550106">
      <w:bodyDiv w:val="1"/>
      <w:marLeft w:val="0"/>
      <w:marRight w:val="0"/>
      <w:marTop w:val="0"/>
      <w:marBottom w:val="0"/>
      <w:divBdr>
        <w:top w:val="none" w:sz="0" w:space="0" w:color="auto"/>
        <w:left w:val="none" w:sz="0" w:space="0" w:color="auto"/>
        <w:bottom w:val="none" w:sz="0" w:space="0" w:color="auto"/>
        <w:right w:val="none" w:sz="0" w:space="0" w:color="auto"/>
      </w:divBdr>
    </w:div>
    <w:div w:id="1013728031">
      <w:bodyDiv w:val="1"/>
      <w:marLeft w:val="0"/>
      <w:marRight w:val="0"/>
      <w:marTop w:val="0"/>
      <w:marBottom w:val="0"/>
      <w:divBdr>
        <w:top w:val="none" w:sz="0" w:space="0" w:color="auto"/>
        <w:left w:val="none" w:sz="0" w:space="0" w:color="auto"/>
        <w:bottom w:val="none" w:sz="0" w:space="0" w:color="auto"/>
        <w:right w:val="none" w:sz="0" w:space="0" w:color="auto"/>
      </w:divBdr>
    </w:div>
    <w:div w:id="1046220962">
      <w:bodyDiv w:val="1"/>
      <w:marLeft w:val="0"/>
      <w:marRight w:val="0"/>
      <w:marTop w:val="0"/>
      <w:marBottom w:val="0"/>
      <w:divBdr>
        <w:top w:val="none" w:sz="0" w:space="0" w:color="auto"/>
        <w:left w:val="none" w:sz="0" w:space="0" w:color="auto"/>
        <w:bottom w:val="none" w:sz="0" w:space="0" w:color="auto"/>
        <w:right w:val="none" w:sz="0" w:space="0" w:color="auto"/>
      </w:divBdr>
    </w:div>
    <w:div w:id="1046442748">
      <w:bodyDiv w:val="1"/>
      <w:marLeft w:val="0"/>
      <w:marRight w:val="0"/>
      <w:marTop w:val="0"/>
      <w:marBottom w:val="0"/>
      <w:divBdr>
        <w:top w:val="none" w:sz="0" w:space="0" w:color="auto"/>
        <w:left w:val="none" w:sz="0" w:space="0" w:color="auto"/>
        <w:bottom w:val="none" w:sz="0" w:space="0" w:color="auto"/>
        <w:right w:val="none" w:sz="0" w:space="0" w:color="auto"/>
      </w:divBdr>
    </w:div>
    <w:div w:id="1050424190">
      <w:bodyDiv w:val="1"/>
      <w:marLeft w:val="0"/>
      <w:marRight w:val="0"/>
      <w:marTop w:val="0"/>
      <w:marBottom w:val="0"/>
      <w:divBdr>
        <w:top w:val="none" w:sz="0" w:space="0" w:color="auto"/>
        <w:left w:val="none" w:sz="0" w:space="0" w:color="auto"/>
        <w:bottom w:val="none" w:sz="0" w:space="0" w:color="auto"/>
        <w:right w:val="none" w:sz="0" w:space="0" w:color="auto"/>
      </w:divBdr>
    </w:div>
    <w:div w:id="1063985411">
      <w:bodyDiv w:val="1"/>
      <w:marLeft w:val="0"/>
      <w:marRight w:val="0"/>
      <w:marTop w:val="0"/>
      <w:marBottom w:val="0"/>
      <w:divBdr>
        <w:top w:val="none" w:sz="0" w:space="0" w:color="auto"/>
        <w:left w:val="none" w:sz="0" w:space="0" w:color="auto"/>
        <w:bottom w:val="none" w:sz="0" w:space="0" w:color="auto"/>
        <w:right w:val="none" w:sz="0" w:space="0" w:color="auto"/>
      </w:divBdr>
    </w:div>
    <w:div w:id="1081950317">
      <w:bodyDiv w:val="1"/>
      <w:marLeft w:val="0"/>
      <w:marRight w:val="0"/>
      <w:marTop w:val="0"/>
      <w:marBottom w:val="0"/>
      <w:divBdr>
        <w:top w:val="none" w:sz="0" w:space="0" w:color="auto"/>
        <w:left w:val="none" w:sz="0" w:space="0" w:color="auto"/>
        <w:bottom w:val="none" w:sz="0" w:space="0" w:color="auto"/>
        <w:right w:val="none" w:sz="0" w:space="0" w:color="auto"/>
      </w:divBdr>
      <w:divsChild>
        <w:div w:id="22562784">
          <w:marLeft w:val="0"/>
          <w:marRight w:val="0"/>
          <w:marTop w:val="0"/>
          <w:marBottom w:val="0"/>
          <w:divBdr>
            <w:top w:val="single" w:sz="2" w:space="4" w:color="FFFFFF"/>
            <w:left w:val="single" w:sz="2" w:space="11" w:color="FFFFFF"/>
            <w:bottom w:val="single" w:sz="2" w:space="1" w:color="FFFFFF"/>
            <w:right w:val="single" w:sz="2" w:space="4" w:color="FFFFFF"/>
          </w:divBdr>
          <w:divsChild>
            <w:div w:id="1838299437">
              <w:marLeft w:val="0"/>
              <w:marRight w:val="0"/>
              <w:marTop w:val="0"/>
              <w:marBottom w:val="0"/>
              <w:divBdr>
                <w:top w:val="none" w:sz="0" w:space="0" w:color="auto"/>
                <w:left w:val="none" w:sz="0" w:space="0" w:color="auto"/>
                <w:bottom w:val="none" w:sz="0" w:space="0" w:color="auto"/>
                <w:right w:val="none" w:sz="0" w:space="0" w:color="auto"/>
              </w:divBdr>
            </w:div>
          </w:divsChild>
        </w:div>
        <w:div w:id="791363137">
          <w:marLeft w:val="0"/>
          <w:marRight w:val="0"/>
          <w:marTop w:val="0"/>
          <w:marBottom w:val="0"/>
          <w:divBdr>
            <w:top w:val="single" w:sz="2" w:space="1" w:color="FFFFFF"/>
            <w:left w:val="single" w:sz="2" w:space="11" w:color="FFFFFF"/>
            <w:bottom w:val="single" w:sz="2" w:space="1" w:color="FFFFFF"/>
            <w:right w:val="single" w:sz="2" w:space="4" w:color="FFFFFF"/>
          </w:divBdr>
          <w:divsChild>
            <w:div w:id="1975286544">
              <w:marLeft w:val="0"/>
              <w:marRight w:val="0"/>
              <w:marTop w:val="0"/>
              <w:marBottom w:val="0"/>
              <w:divBdr>
                <w:top w:val="none" w:sz="0" w:space="0" w:color="auto"/>
                <w:left w:val="none" w:sz="0" w:space="0" w:color="auto"/>
                <w:bottom w:val="none" w:sz="0" w:space="0" w:color="auto"/>
                <w:right w:val="none" w:sz="0" w:space="0" w:color="auto"/>
              </w:divBdr>
            </w:div>
          </w:divsChild>
        </w:div>
        <w:div w:id="1690521952">
          <w:marLeft w:val="0"/>
          <w:marRight w:val="0"/>
          <w:marTop w:val="0"/>
          <w:marBottom w:val="0"/>
          <w:divBdr>
            <w:top w:val="single" w:sz="2" w:space="1" w:color="FFFFFF"/>
            <w:left w:val="single" w:sz="2" w:space="11" w:color="FFFFFF"/>
            <w:bottom w:val="single" w:sz="2" w:space="1" w:color="FFFFFF"/>
            <w:right w:val="single" w:sz="2" w:space="4" w:color="FFFFFF"/>
          </w:divBdr>
          <w:divsChild>
            <w:div w:id="1404373412">
              <w:marLeft w:val="0"/>
              <w:marRight w:val="0"/>
              <w:marTop w:val="0"/>
              <w:marBottom w:val="0"/>
              <w:divBdr>
                <w:top w:val="none" w:sz="0" w:space="0" w:color="auto"/>
                <w:left w:val="none" w:sz="0" w:space="0" w:color="auto"/>
                <w:bottom w:val="none" w:sz="0" w:space="0" w:color="auto"/>
                <w:right w:val="none" w:sz="0" w:space="0" w:color="auto"/>
              </w:divBdr>
            </w:div>
          </w:divsChild>
        </w:div>
        <w:div w:id="76833256">
          <w:marLeft w:val="0"/>
          <w:marRight w:val="0"/>
          <w:marTop w:val="0"/>
          <w:marBottom w:val="0"/>
          <w:divBdr>
            <w:top w:val="single" w:sz="2" w:space="1" w:color="FFFFFF"/>
            <w:left w:val="single" w:sz="2" w:space="11" w:color="FFFFFF"/>
            <w:bottom w:val="single" w:sz="2" w:space="1" w:color="FFFFFF"/>
            <w:right w:val="single" w:sz="2" w:space="4" w:color="FFFFFF"/>
          </w:divBdr>
          <w:divsChild>
            <w:div w:id="1800033553">
              <w:marLeft w:val="0"/>
              <w:marRight w:val="0"/>
              <w:marTop w:val="0"/>
              <w:marBottom w:val="0"/>
              <w:divBdr>
                <w:top w:val="none" w:sz="0" w:space="0" w:color="auto"/>
                <w:left w:val="none" w:sz="0" w:space="0" w:color="auto"/>
                <w:bottom w:val="none" w:sz="0" w:space="0" w:color="auto"/>
                <w:right w:val="none" w:sz="0" w:space="0" w:color="auto"/>
              </w:divBdr>
            </w:div>
          </w:divsChild>
        </w:div>
        <w:div w:id="1623611245">
          <w:marLeft w:val="0"/>
          <w:marRight w:val="0"/>
          <w:marTop w:val="0"/>
          <w:marBottom w:val="0"/>
          <w:divBdr>
            <w:top w:val="single" w:sz="2" w:space="1" w:color="FFFFFF"/>
            <w:left w:val="single" w:sz="2" w:space="11" w:color="FFFFFF"/>
            <w:bottom w:val="single" w:sz="2" w:space="1" w:color="FFFFFF"/>
            <w:right w:val="single" w:sz="2" w:space="4" w:color="FFFFFF"/>
          </w:divBdr>
          <w:divsChild>
            <w:div w:id="812404170">
              <w:marLeft w:val="0"/>
              <w:marRight w:val="0"/>
              <w:marTop w:val="0"/>
              <w:marBottom w:val="0"/>
              <w:divBdr>
                <w:top w:val="none" w:sz="0" w:space="0" w:color="auto"/>
                <w:left w:val="none" w:sz="0" w:space="0" w:color="auto"/>
                <w:bottom w:val="none" w:sz="0" w:space="0" w:color="auto"/>
                <w:right w:val="none" w:sz="0" w:space="0" w:color="auto"/>
              </w:divBdr>
            </w:div>
          </w:divsChild>
        </w:div>
        <w:div w:id="232740606">
          <w:marLeft w:val="0"/>
          <w:marRight w:val="0"/>
          <w:marTop w:val="0"/>
          <w:marBottom w:val="0"/>
          <w:divBdr>
            <w:top w:val="single" w:sz="2" w:space="1" w:color="FFFFFF"/>
            <w:left w:val="single" w:sz="2" w:space="11" w:color="FFFFFF"/>
            <w:bottom w:val="single" w:sz="2" w:space="1" w:color="FFFFFF"/>
            <w:right w:val="single" w:sz="2" w:space="4" w:color="FFFFFF"/>
          </w:divBdr>
          <w:divsChild>
            <w:div w:id="380791305">
              <w:marLeft w:val="0"/>
              <w:marRight w:val="0"/>
              <w:marTop w:val="0"/>
              <w:marBottom w:val="0"/>
              <w:divBdr>
                <w:top w:val="none" w:sz="0" w:space="0" w:color="auto"/>
                <w:left w:val="none" w:sz="0" w:space="0" w:color="auto"/>
                <w:bottom w:val="none" w:sz="0" w:space="0" w:color="auto"/>
                <w:right w:val="none" w:sz="0" w:space="0" w:color="auto"/>
              </w:divBdr>
            </w:div>
          </w:divsChild>
        </w:div>
        <w:div w:id="657458791">
          <w:marLeft w:val="0"/>
          <w:marRight w:val="0"/>
          <w:marTop w:val="0"/>
          <w:marBottom w:val="0"/>
          <w:divBdr>
            <w:top w:val="single" w:sz="2" w:space="1" w:color="FFFFFF"/>
            <w:left w:val="single" w:sz="2" w:space="11" w:color="FFFFFF"/>
            <w:bottom w:val="single" w:sz="2" w:space="1" w:color="FFFFFF"/>
            <w:right w:val="single" w:sz="2" w:space="4" w:color="FFFFFF"/>
          </w:divBdr>
          <w:divsChild>
            <w:div w:id="1773742611">
              <w:marLeft w:val="0"/>
              <w:marRight w:val="0"/>
              <w:marTop w:val="0"/>
              <w:marBottom w:val="0"/>
              <w:divBdr>
                <w:top w:val="none" w:sz="0" w:space="0" w:color="auto"/>
                <w:left w:val="none" w:sz="0" w:space="0" w:color="auto"/>
                <w:bottom w:val="none" w:sz="0" w:space="0" w:color="auto"/>
                <w:right w:val="none" w:sz="0" w:space="0" w:color="auto"/>
              </w:divBdr>
            </w:div>
          </w:divsChild>
        </w:div>
        <w:div w:id="1243443176">
          <w:marLeft w:val="0"/>
          <w:marRight w:val="0"/>
          <w:marTop w:val="0"/>
          <w:marBottom w:val="0"/>
          <w:divBdr>
            <w:top w:val="single" w:sz="2" w:space="1" w:color="FFFFFF"/>
            <w:left w:val="single" w:sz="2" w:space="11" w:color="FFFFFF"/>
            <w:bottom w:val="single" w:sz="2" w:space="1" w:color="FFFFFF"/>
            <w:right w:val="single" w:sz="2" w:space="4" w:color="FFFFFF"/>
          </w:divBdr>
          <w:divsChild>
            <w:div w:id="435251916">
              <w:marLeft w:val="0"/>
              <w:marRight w:val="0"/>
              <w:marTop w:val="0"/>
              <w:marBottom w:val="0"/>
              <w:divBdr>
                <w:top w:val="none" w:sz="0" w:space="0" w:color="auto"/>
                <w:left w:val="none" w:sz="0" w:space="0" w:color="auto"/>
                <w:bottom w:val="none" w:sz="0" w:space="0" w:color="auto"/>
                <w:right w:val="none" w:sz="0" w:space="0" w:color="auto"/>
              </w:divBdr>
            </w:div>
          </w:divsChild>
        </w:div>
        <w:div w:id="1144421789">
          <w:marLeft w:val="0"/>
          <w:marRight w:val="0"/>
          <w:marTop w:val="0"/>
          <w:marBottom w:val="0"/>
          <w:divBdr>
            <w:top w:val="single" w:sz="2" w:space="1" w:color="FFFFFF"/>
            <w:left w:val="single" w:sz="2" w:space="11" w:color="FFFFFF"/>
            <w:bottom w:val="single" w:sz="2" w:space="1" w:color="FFFFFF"/>
            <w:right w:val="single" w:sz="2" w:space="4" w:color="FFFFFF"/>
          </w:divBdr>
          <w:divsChild>
            <w:div w:id="1205600264">
              <w:marLeft w:val="0"/>
              <w:marRight w:val="0"/>
              <w:marTop w:val="0"/>
              <w:marBottom w:val="0"/>
              <w:divBdr>
                <w:top w:val="none" w:sz="0" w:space="0" w:color="auto"/>
                <w:left w:val="none" w:sz="0" w:space="0" w:color="auto"/>
                <w:bottom w:val="none" w:sz="0" w:space="0" w:color="auto"/>
                <w:right w:val="none" w:sz="0" w:space="0" w:color="auto"/>
              </w:divBdr>
            </w:div>
          </w:divsChild>
        </w:div>
        <w:div w:id="210651724">
          <w:marLeft w:val="0"/>
          <w:marRight w:val="0"/>
          <w:marTop w:val="0"/>
          <w:marBottom w:val="0"/>
          <w:divBdr>
            <w:top w:val="single" w:sz="2" w:space="1" w:color="FFFFFF"/>
            <w:left w:val="single" w:sz="2" w:space="11" w:color="FFFFFF"/>
            <w:bottom w:val="single" w:sz="2" w:space="1" w:color="FFFFFF"/>
            <w:right w:val="single" w:sz="2" w:space="4" w:color="FFFFFF"/>
          </w:divBdr>
          <w:divsChild>
            <w:div w:id="227108785">
              <w:marLeft w:val="0"/>
              <w:marRight w:val="0"/>
              <w:marTop w:val="0"/>
              <w:marBottom w:val="0"/>
              <w:divBdr>
                <w:top w:val="none" w:sz="0" w:space="0" w:color="auto"/>
                <w:left w:val="none" w:sz="0" w:space="0" w:color="auto"/>
                <w:bottom w:val="none" w:sz="0" w:space="0" w:color="auto"/>
                <w:right w:val="none" w:sz="0" w:space="0" w:color="auto"/>
              </w:divBdr>
            </w:div>
          </w:divsChild>
        </w:div>
        <w:div w:id="1082338046">
          <w:marLeft w:val="0"/>
          <w:marRight w:val="0"/>
          <w:marTop w:val="0"/>
          <w:marBottom w:val="0"/>
          <w:divBdr>
            <w:top w:val="single" w:sz="2" w:space="1" w:color="FFFFFF"/>
            <w:left w:val="single" w:sz="2" w:space="11" w:color="FFFFFF"/>
            <w:bottom w:val="single" w:sz="2" w:space="1" w:color="FFFFFF"/>
            <w:right w:val="single" w:sz="2" w:space="4" w:color="FFFFFF"/>
          </w:divBdr>
          <w:divsChild>
            <w:div w:id="1596863977">
              <w:marLeft w:val="0"/>
              <w:marRight w:val="0"/>
              <w:marTop w:val="0"/>
              <w:marBottom w:val="0"/>
              <w:divBdr>
                <w:top w:val="none" w:sz="0" w:space="0" w:color="auto"/>
                <w:left w:val="none" w:sz="0" w:space="0" w:color="auto"/>
                <w:bottom w:val="none" w:sz="0" w:space="0" w:color="auto"/>
                <w:right w:val="none" w:sz="0" w:space="0" w:color="auto"/>
              </w:divBdr>
            </w:div>
          </w:divsChild>
        </w:div>
        <w:div w:id="1466972513">
          <w:marLeft w:val="0"/>
          <w:marRight w:val="0"/>
          <w:marTop w:val="0"/>
          <w:marBottom w:val="0"/>
          <w:divBdr>
            <w:top w:val="single" w:sz="2" w:space="1" w:color="FFFFFF"/>
            <w:left w:val="single" w:sz="2" w:space="11" w:color="FFFFFF"/>
            <w:bottom w:val="single" w:sz="2" w:space="1" w:color="FFFFFF"/>
            <w:right w:val="single" w:sz="2" w:space="4" w:color="FFFFFF"/>
          </w:divBdr>
          <w:divsChild>
            <w:div w:id="1771702411">
              <w:marLeft w:val="0"/>
              <w:marRight w:val="0"/>
              <w:marTop w:val="0"/>
              <w:marBottom w:val="0"/>
              <w:divBdr>
                <w:top w:val="none" w:sz="0" w:space="0" w:color="auto"/>
                <w:left w:val="none" w:sz="0" w:space="0" w:color="auto"/>
                <w:bottom w:val="none" w:sz="0" w:space="0" w:color="auto"/>
                <w:right w:val="none" w:sz="0" w:space="0" w:color="auto"/>
              </w:divBdr>
            </w:div>
          </w:divsChild>
        </w:div>
        <w:div w:id="651905138">
          <w:marLeft w:val="0"/>
          <w:marRight w:val="0"/>
          <w:marTop w:val="0"/>
          <w:marBottom w:val="0"/>
          <w:divBdr>
            <w:top w:val="single" w:sz="2" w:space="1" w:color="FFFFFF"/>
            <w:left w:val="single" w:sz="2" w:space="11" w:color="FFFFFF"/>
            <w:bottom w:val="single" w:sz="2" w:space="1" w:color="FFFFFF"/>
            <w:right w:val="single" w:sz="2" w:space="4" w:color="FFFFFF"/>
          </w:divBdr>
          <w:divsChild>
            <w:div w:id="1451314786">
              <w:marLeft w:val="0"/>
              <w:marRight w:val="0"/>
              <w:marTop w:val="0"/>
              <w:marBottom w:val="0"/>
              <w:divBdr>
                <w:top w:val="none" w:sz="0" w:space="0" w:color="auto"/>
                <w:left w:val="none" w:sz="0" w:space="0" w:color="auto"/>
                <w:bottom w:val="none" w:sz="0" w:space="0" w:color="auto"/>
                <w:right w:val="none" w:sz="0" w:space="0" w:color="auto"/>
              </w:divBdr>
            </w:div>
          </w:divsChild>
        </w:div>
        <w:div w:id="243690693">
          <w:marLeft w:val="0"/>
          <w:marRight w:val="0"/>
          <w:marTop w:val="0"/>
          <w:marBottom w:val="0"/>
          <w:divBdr>
            <w:top w:val="single" w:sz="2" w:space="1" w:color="FFFFFF"/>
            <w:left w:val="single" w:sz="2" w:space="11" w:color="FFFFFF"/>
            <w:bottom w:val="single" w:sz="2" w:space="1" w:color="FFFFFF"/>
            <w:right w:val="single" w:sz="2" w:space="4" w:color="FFFFFF"/>
          </w:divBdr>
          <w:divsChild>
            <w:div w:id="1635285331">
              <w:marLeft w:val="0"/>
              <w:marRight w:val="0"/>
              <w:marTop w:val="0"/>
              <w:marBottom w:val="0"/>
              <w:divBdr>
                <w:top w:val="none" w:sz="0" w:space="0" w:color="auto"/>
                <w:left w:val="none" w:sz="0" w:space="0" w:color="auto"/>
                <w:bottom w:val="none" w:sz="0" w:space="0" w:color="auto"/>
                <w:right w:val="none" w:sz="0" w:space="0" w:color="auto"/>
              </w:divBdr>
            </w:div>
          </w:divsChild>
        </w:div>
        <w:div w:id="1839610312">
          <w:marLeft w:val="0"/>
          <w:marRight w:val="0"/>
          <w:marTop w:val="0"/>
          <w:marBottom w:val="0"/>
          <w:divBdr>
            <w:top w:val="single" w:sz="2" w:space="1" w:color="FFFFFF"/>
            <w:left w:val="single" w:sz="2" w:space="11" w:color="FFFFFF"/>
            <w:bottom w:val="single" w:sz="2" w:space="1" w:color="FFFFFF"/>
            <w:right w:val="single" w:sz="2" w:space="4" w:color="FFFFFF"/>
          </w:divBdr>
          <w:divsChild>
            <w:div w:id="1542983527">
              <w:marLeft w:val="0"/>
              <w:marRight w:val="0"/>
              <w:marTop w:val="0"/>
              <w:marBottom w:val="0"/>
              <w:divBdr>
                <w:top w:val="none" w:sz="0" w:space="0" w:color="auto"/>
                <w:left w:val="none" w:sz="0" w:space="0" w:color="auto"/>
                <w:bottom w:val="none" w:sz="0" w:space="0" w:color="auto"/>
                <w:right w:val="none" w:sz="0" w:space="0" w:color="auto"/>
              </w:divBdr>
            </w:div>
          </w:divsChild>
        </w:div>
        <w:div w:id="1981228065">
          <w:marLeft w:val="0"/>
          <w:marRight w:val="0"/>
          <w:marTop w:val="0"/>
          <w:marBottom w:val="0"/>
          <w:divBdr>
            <w:top w:val="single" w:sz="2" w:space="1" w:color="FFFFFF"/>
            <w:left w:val="single" w:sz="2" w:space="11" w:color="FFFFFF"/>
            <w:bottom w:val="single" w:sz="2" w:space="1" w:color="FFFFFF"/>
            <w:right w:val="single" w:sz="2" w:space="4" w:color="FFFFFF"/>
          </w:divBdr>
          <w:divsChild>
            <w:div w:id="1113669709">
              <w:marLeft w:val="0"/>
              <w:marRight w:val="0"/>
              <w:marTop w:val="0"/>
              <w:marBottom w:val="0"/>
              <w:divBdr>
                <w:top w:val="none" w:sz="0" w:space="0" w:color="auto"/>
                <w:left w:val="none" w:sz="0" w:space="0" w:color="auto"/>
                <w:bottom w:val="none" w:sz="0" w:space="0" w:color="auto"/>
                <w:right w:val="none" w:sz="0" w:space="0" w:color="auto"/>
              </w:divBdr>
            </w:div>
          </w:divsChild>
        </w:div>
        <w:div w:id="1921325390">
          <w:marLeft w:val="0"/>
          <w:marRight w:val="0"/>
          <w:marTop w:val="0"/>
          <w:marBottom w:val="0"/>
          <w:divBdr>
            <w:top w:val="single" w:sz="2" w:space="1" w:color="FFFFFF"/>
            <w:left w:val="single" w:sz="2" w:space="11" w:color="FFFFFF"/>
            <w:bottom w:val="single" w:sz="2" w:space="1" w:color="FFFFFF"/>
            <w:right w:val="single" w:sz="2" w:space="4" w:color="FFFFFF"/>
          </w:divBdr>
          <w:divsChild>
            <w:div w:id="674843146">
              <w:marLeft w:val="0"/>
              <w:marRight w:val="0"/>
              <w:marTop w:val="0"/>
              <w:marBottom w:val="0"/>
              <w:divBdr>
                <w:top w:val="none" w:sz="0" w:space="0" w:color="auto"/>
                <w:left w:val="none" w:sz="0" w:space="0" w:color="auto"/>
                <w:bottom w:val="none" w:sz="0" w:space="0" w:color="auto"/>
                <w:right w:val="none" w:sz="0" w:space="0" w:color="auto"/>
              </w:divBdr>
            </w:div>
          </w:divsChild>
        </w:div>
        <w:div w:id="1286884494">
          <w:marLeft w:val="0"/>
          <w:marRight w:val="0"/>
          <w:marTop w:val="0"/>
          <w:marBottom w:val="0"/>
          <w:divBdr>
            <w:top w:val="single" w:sz="2" w:space="1" w:color="FFFFFF"/>
            <w:left w:val="single" w:sz="2" w:space="11" w:color="FFFFFF"/>
            <w:bottom w:val="single" w:sz="2" w:space="1" w:color="FFFFFF"/>
            <w:right w:val="single" w:sz="2" w:space="4" w:color="FFFFFF"/>
          </w:divBdr>
          <w:divsChild>
            <w:div w:id="1743063162">
              <w:marLeft w:val="0"/>
              <w:marRight w:val="0"/>
              <w:marTop w:val="0"/>
              <w:marBottom w:val="0"/>
              <w:divBdr>
                <w:top w:val="none" w:sz="0" w:space="0" w:color="auto"/>
                <w:left w:val="none" w:sz="0" w:space="0" w:color="auto"/>
                <w:bottom w:val="none" w:sz="0" w:space="0" w:color="auto"/>
                <w:right w:val="none" w:sz="0" w:space="0" w:color="auto"/>
              </w:divBdr>
            </w:div>
          </w:divsChild>
        </w:div>
        <w:div w:id="430204995">
          <w:marLeft w:val="0"/>
          <w:marRight w:val="0"/>
          <w:marTop w:val="0"/>
          <w:marBottom w:val="0"/>
          <w:divBdr>
            <w:top w:val="single" w:sz="2" w:space="1" w:color="FFFFFF"/>
            <w:left w:val="single" w:sz="2" w:space="11" w:color="FFFFFF"/>
            <w:bottom w:val="single" w:sz="2" w:space="1" w:color="FFFFFF"/>
            <w:right w:val="single" w:sz="2" w:space="4" w:color="FFFFFF"/>
          </w:divBdr>
          <w:divsChild>
            <w:div w:id="320475361">
              <w:marLeft w:val="0"/>
              <w:marRight w:val="0"/>
              <w:marTop w:val="0"/>
              <w:marBottom w:val="0"/>
              <w:divBdr>
                <w:top w:val="none" w:sz="0" w:space="0" w:color="auto"/>
                <w:left w:val="none" w:sz="0" w:space="0" w:color="auto"/>
                <w:bottom w:val="none" w:sz="0" w:space="0" w:color="auto"/>
                <w:right w:val="none" w:sz="0" w:space="0" w:color="auto"/>
              </w:divBdr>
            </w:div>
          </w:divsChild>
        </w:div>
        <w:div w:id="1369183876">
          <w:marLeft w:val="0"/>
          <w:marRight w:val="0"/>
          <w:marTop w:val="0"/>
          <w:marBottom w:val="0"/>
          <w:divBdr>
            <w:top w:val="single" w:sz="2" w:space="1" w:color="FFFFFF"/>
            <w:left w:val="single" w:sz="2" w:space="11" w:color="FFFFFF"/>
            <w:bottom w:val="single" w:sz="2" w:space="1" w:color="FFFFFF"/>
            <w:right w:val="single" w:sz="2" w:space="4" w:color="FFFFFF"/>
          </w:divBdr>
          <w:divsChild>
            <w:div w:id="6830683">
              <w:marLeft w:val="0"/>
              <w:marRight w:val="0"/>
              <w:marTop w:val="0"/>
              <w:marBottom w:val="0"/>
              <w:divBdr>
                <w:top w:val="none" w:sz="0" w:space="0" w:color="auto"/>
                <w:left w:val="none" w:sz="0" w:space="0" w:color="auto"/>
                <w:bottom w:val="none" w:sz="0" w:space="0" w:color="auto"/>
                <w:right w:val="none" w:sz="0" w:space="0" w:color="auto"/>
              </w:divBdr>
            </w:div>
          </w:divsChild>
        </w:div>
        <w:div w:id="421921446">
          <w:marLeft w:val="0"/>
          <w:marRight w:val="0"/>
          <w:marTop w:val="0"/>
          <w:marBottom w:val="0"/>
          <w:divBdr>
            <w:top w:val="single" w:sz="2" w:space="1" w:color="FFFFFF"/>
            <w:left w:val="single" w:sz="2" w:space="11" w:color="FFFFFF"/>
            <w:bottom w:val="single" w:sz="2" w:space="1" w:color="FFFFFF"/>
            <w:right w:val="single" w:sz="2" w:space="4" w:color="FFFFFF"/>
          </w:divBdr>
          <w:divsChild>
            <w:div w:id="1354958202">
              <w:marLeft w:val="0"/>
              <w:marRight w:val="0"/>
              <w:marTop w:val="0"/>
              <w:marBottom w:val="0"/>
              <w:divBdr>
                <w:top w:val="none" w:sz="0" w:space="0" w:color="auto"/>
                <w:left w:val="none" w:sz="0" w:space="0" w:color="auto"/>
                <w:bottom w:val="none" w:sz="0" w:space="0" w:color="auto"/>
                <w:right w:val="none" w:sz="0" w:space="0" w:color="auto"/>
              </w:divBdr>
            </w:div>
          </w:divsChild>
        </w:div>
        <w:div w:id="1271202318">
          <w:marLeft w:val="0"/>
          <w:marRight w:val="0"/>
          <w:marTop w:val="0"/>
          <w:marBottom w:val="0"/>
          <w:divBdr>
            <w:top w:val="single" w:sz="2" w:space="1" w:color="FFFFFF"/>
            <w:left w:val="single" w:sz="2" w:space="11" w:color="FFFFFF"/>
            <w:bottom w:val="single" w:sz="2" w:space="1" w:color="FFFFFF"/>
            <w:right w:val="single" w:sz="2" w:space="4" w:color="FFFFFF"/>
          </w:divBdr>
          <w:divsChild>
            <w:div w:id="797842609">
              <w:marLeft w:val="0"/>
              <w:marRight w:val="0"/>
              <w:marTop w:val="0"/>
              <w:marBottom w:val="0"/>
              <w:divBdr>
                <w:top w:val="none" w:sz="0" w:space="0" w:color="auto"/>
                <w:left w:val="none" w:sz="0" w:space="0" w:color="auto"/>
                <w:bottom w:val="none" w:sz="0" w:space="0" w:color="auto"/>
                <w:right w:val="none" w:sz="0" w:space="0" w:color="auto"/>
              </w:divBdr>
            </w:div>
          </w:divsChild>
        </w:div>
        <w:div w:id="1380595909">
          <w:marLeft w:val="0"/>
          <w:marRight w:val="0"/>
          <w:marTop w:val="0"/>
          <w:marBottom w:val="0"/>
          <w:divBdr>
            <w:top w:val="single" w:sz="2" w:space="1" w:color="FFFFFF"/>
            <w:left w:val="single" w:sz="2" w:space="11" w:color="FFFFFF"/>
            <w:bottom w:val="single" w:sz="2" w:space="1" w:color="FFFFFF"/>
            <w:right w:val="single" w:sz="2" w:space="4" w:color="FFFFFF"/>
          </w:divBdr>
          <w:divsChild>
            <w:div w:id="1504474666">
              <w:marLeft w:val="0"/>
              <w:marRight w:val="0"/>
              <w:marTop w:val="0"/>
              <w:marBottom w:val="0"/>
              <w:divBdr>
                <w:top w:val="none" w:sz="0" w:space="0" w:color="auto"/>
                <w:left w:val="none" w:sz="0" w:space="0" w:color="auto"/>
                <w:bottom w:val="none" w:sz="0" w:space="0" w:color="auto"/>
                <w:right w:val="none" w:sz="0" w:space="0" w:color="auto"/>
              </w:divBdr>
            </w:div>
          </w:divsChild>
        </w:div>
        <w:div w:id="2022471255">
          <w:marLeft w:val="0"/>
          <w:marRight w:val="0"/>
          <w:marTop w:val="0"/>
          <w:marBottom w:val="0"/>
          <w:divBdr>
            <w:top w:val="single" w:sz="2" w:space="1" w:color="FFFFFF"/>
            <w:left w:val="single" w:sz="2" w:space="11" w:color="FFFFFF"/>
            <w:bottom w:val="single" w:sz="2" w:space="1" w:color="FFFFFF"/>
            <w:right w:val="single" w:sz="2" w:space="4" w:color="FFFFFF"/>
          </w:divBdr>
          <w:divsChild>
            <w:div w:id="2048531247">
              <w:marLeft w:val="0"/>
              <w:marRight w:val="0"/>
              <w:marTop w:val="0"/>
              <w:marBottom w:val="0"/>
              <w:divBdr>
                <w:top w:val="none" w:sz="0" w:space="0" w:color="auto"/>
                <w:left w:val="none" w:sz="0" w:space="0" w:color="auto"/>
                <w:bottom w:val="none" w:sz="0" w:space="0" w:color="auto"/>
                <w:right w:val="none" w:sz="0" w:space="0" w:color="auto"/>
              </w:divBdr>
            </w:div>
          </w:divsChild>
        </w:div>
        <w:div w:id="261764433">
          <w:marLeft w:val="0"/>
          <w:marRight w:val="0"/>
          <w:marTop w:val="0"/>
          <w:marBottom w:val="0"/>
          <w:divBdr>
            <w:top w:val="single" w:sz="2" w:space="1" w:color="FFFFFF"/>
            <w:left w:val="single" w:sz="2" w:space="11" w:color="FFFFFF"/>
            <w:bottom w:val="single" w:sz="2" w:space="1" w:color="FFFFFF"/>
            <w:right w:val="single" w:sz="2" w:space="4" w:color="FFFFFF"/>
          </w:divBdr>
          <w:divsChild>
            <w:div w:id="451442526">
              <w:marLeft w:val="0"/>
              <w:marRight w:val="0"/>
              <w:marTop w:val="0"/>
              <w:marBottom w:val="0"/>
              <w:divBdr>
                <w:top w:val="none" w:sz="0" w:space="0" w:color="auto"/>
                <w:left w:val="none" w:sz="0" w:space="0" w:color="auto"/>
                <w:bottom w:val="none" w:sz="0" w:space="0" w:color="auto"/>
                <w:right w:val="none" w:sz="0" w:space="0" w:color="auto"/>
              </w:divBdr>
            </w:div>
          </w:divsChild>
        </w:div>
        <w:div w:id="995887383">
          <w:marLeft w:val="0"/>
          <w:marRight w:val="0"/>
          <w:marTop w:val="0"/>
          <w:marBottom w:val="0"/>
          <w:divBdr>
            <w:top w:val="single" w:sz="2" w:space="1" w:color="FFFFFF"/>
            <w:left w:val="single" w:sz="2" w:space="11" w:color="FFFFFF"/>
            <w:bottom w:val="single" w:sz="2" w:space="1" w:color="FFFFFF"/>
            <w:right w:val="single" w:sz="2" w:space="4" w:color="FFFFFF"/>
          </w:divBdr>
          <w:divsChild>
            <w:div w:id="102964351">
              <w:marLeft w:val="0"/>
              <w:marRight w:val="0"/>
              <w:marTop w:val="0"/>
              <w:marBottom w:val="0"/>
              <w:divBdr>
                <w:top w:val="none" w:sz="0" w:space="0" w:color="auto"/>
                <w:left w:val="none" w:sz="0" w:space="0" w:color="auto"/>
                <w:bottom w:val="none" w:sz="0" w:space="0" w:color="auto"/>
                <w:right w:val="none" w:sz="0" w:space="0" w:color="auto"/>
              </w:divBdr>
            </w:div>
          </w:divsChild>
        </w:div>
        <w:div w:id="1580869094">
          <w:marLeft w:val="0"/>
          <w:marRight w:val="0"/>
          <w:marTop w:val="0"/>
          <w:marBottom w:val="0"/>
          <w:divBdr>
            <w:top w:val="single" w:sz="2" w:space="1" w:color="FFFFFF"/>
            <w:left w:val="single" w:sz="2" w:space="11" w:color="FFFFFF"/>
            <w:bottom w:val="single" w:sz="2" w:space="1" w:color="FFFFFF"/>
            <w:right w:val="single" w:sz="2" w:space="4" w:color="FFFFFF"/>
          </w:divBdr>
          <w:divsChild>
            <w:div w:id="1207402414">
              <w:marLeft w:val="0"/>
              <w:marRight w:val="0"/>
              <w:marTop w:val="0"/>
              <w:marBottom w:val="0"/>
              <w:divBdr>
                <w:top w:val="none" w:sz="0" w:space="0" w:color="auto"/>
                <w:left w:val="none" w:sz="0" w:space="0" w:color="auto"/>
                <w:bottom w:val="none" w:sz="0" w:space="0" w:color="auto"/>
                <w:right w:val="none" w:sz="0" w:space="0" w:color="auto"/>
              </w:divBdr>
            </w:div>
          </w:divsChild>
        </w:div>
        <w:div w:id="1118791153">
          <w:marLeft w:val="0"/>
          <w:marRight w:val="0"/>
          <w:marTop w:val="0"/>
          <w:marBottom w:val="0"/>
          <w:divBdr>
            <w:top w:val="single" w:sz="2" w:space="1" w:color="FFFFFF"/>
            <w:left w:val="single" w:sz="2" w:space="11" w:color="FFFFFF"/>
            <w:bottom w:val="single" w:sz="2" w:space="1" w:color="FFFFFF"/>
            <w:right w:val="single" w:sz="2" w:space="4" w:color="FFFFFF"/>
          </w:divBdr>
          <w:divsChild>
            <w:div w:id="1937591853">
              <w:marLeft w:val="0"/>
              <w:marRight w:val="0"/>
              <w:marTop w:val="0"/>
              <w:marBottom w:val="0"/>
              <w:divBdr>
                <w:top w:val="none" w:sz="0" w:space="0" w:color="auto"/>
                <w:left w:val="none" w:sz="0" w:space="0" w:color="auto"/>
                <w:bottom w:val="none" w:sz="0" w:space="0" w:color="auto"/>
                <w:right w:val="none" w:sz="0" w:space="0" w:color="auto"/>
              </w:divBdr>
            </w:div>
          </w:divsChild>
        </w:div>
        <w:div w:id="734009804">
          <w:marLeft w:val="0"/>
          <w:marRight w:val="0"/>
          <w:marTop w:val="0"/>
          <w:marBottom w:val="0"/>
          <w:divBdr>
            <w:top w:val="single" w:sz="2" w:space="1" w:color="FFFFFF"/>
            <w:left w:val="single" w:sz="2" w:space="11" w:color="FFFFFF"/>
            <w:bottom w:val="single" w:sz="2" w:space="1" w:color="FFFFFF"/>
            <w:right w:val="single" w:sz="2" w:space="4" w:color="FFFFFF"/>
          </w:divBdr>
          <w:divsChild>
            <w:div w:id="2141678647">
              <w:marLeft w:val="0"/>
              <w:marRight w:val="0"/>
              <w:marTop w:val="0"/>
              <w:marBottom w:val="0"/>
              <w:divBdr>
                <w:top w:val="none" w:sz="0" w:space="0" w:color="auto"/>
                <w:left w:val="none" w:sz="0" w:space="0" w:color="auto"/>
                <w:bottom w:val="none" w:sz="0" w:space="0" w:color="auto"/>
                <w:right w:val="none" w:sz="0" w:space="0" w:color="auto"/>
              </w:divBdr>
            </w:div>
          </w:divsChild>
        </w:div>
        <w:div w:id="1612931265">
          <w:marLeft w:val="0"/>
          <w:marRight w:val="0"/>
          <w:marTop w:val="0"/>
          <w:marBottom w:val="0"/>
          <w:divBdr>
            <w:top w:val="single" w:sz="2" w:space="1" w:color="FFFFFF"/>
            <w:left w:val="single" w:sz="2" w:space="11" w:color="FFFFFF"/>
            <w:bottom w:val="single" w:sz="2" w:space="1" w:color="FFFFFF"/>
            <w:right w:val="single" w:sz="2" w:space="4" w:color="FFFFFF"/>
          </w:divBdr>
          <w:divsChild>
            <w:div w:id="823472007">
              <w:marLeft w:val="0"/>
              <w:marRight w:val="0"/>
              <w:marTop w:val="0"/>
              <w:marBottom w:val="0"/>
              <w:divBdr>
                <w:top w:val="none" w:sz="0" w:space="0" w:color="auto"/>
                <w:left w:val="none" w:sz="0" w:space="0" w:color="auto"/>
                <w:bottom w:val="none" w:sz="0" w:space="0" w:color="auto"/>
                <w:right w:val="none" w:sz="0" w:space="0" w:color="auto"/>
              </w:divBdr>
            </w:div>
          </w:divsChild>
        </w:div>
        <w:div w:id="646282020">
          <w:marLeft w:val="0"/>
          <w:marRight w:val="0"/>
          <w:marTop w:val="0"/>
          <w:marBottom w:val="0"/>
          <w:divBdr>
            <w:top w:val="single" w:sz="2" w:space="1" w:color="FFFFFF"/>
            <w:left w:val="single" w:sz="2" w:space="11" w:color="FFFFFF"/>
            <w:bottom w:val="single" w:sz="2" w:space="1" w:color="FFFFFF"/>
            <w:right w:val="single" w:sz="2" w:space="4" w:color="FFFFFF"/>
          </w:divBdr>
          <w:divsChild>
            <w:div w:id="1692798744">
              <w:marLeft w:val="0"/>
              <w:marRight w:val="0"/>
              <w:marTop w:val="0"/>
              <w:marBottom w:val="0"/>
              <w:divBdr>
                <w:top w:val="none" w:sz="0" w:space="0" w:color="auto"/>
                <w:left w:val="none" w:sz="0" w:space="0" w:color="auto"/>
                <w:bottom w:val="none" w:sz="0" w:space="0" w:color="auto"/>
                <w:right w:val="none" w:sz="0" w:space="0" w:color="auto"/>
              </w:divBdr>
            </w:div>
          </w:divsChild>
        </w:div>
        <w:div w:id="1782869730">
          <w:marLeft w:val="0"/>
          <w:marRight w:val="0"/>
          <w:marTop w:val="0"/>
          <w:marBottom w:val="0"/>
          <w:divBdr>
            <w:top w:val="single" w:sz="2" w:space="1" w:color="FFFFFF"/>
            <w:left w:val="single" w:sz="2" w:space="11" w:color="FFFFFF"/>
            <w:bottom w:val="single" w:sz="2" w:space="1" w:color="FFFFFF"/>
            <w:right w:val="single" w:sz="2" w:space="4" w:color="FFFFFF"/>
          </w:divBdr>
          <w:divsChild>
            <w:div w:id="1010764803">
              <w:marLeft w:val="0"/>
              <w:marRight w:val="0"/>
              <w:marTop w:val="0"/>
              <w:marBottom w:val="0"/>
              <w:divBdr>
                <w:top w:val="none" w:sz="0" w:space="0" w:color="auto"/>
                <w:left w:val="none" w:sz="0" w:space="0" w:color="auto"/>
                <w:bottom w:val="none" w:sz="0" w:space="0" w:color="auto"/>
                <w:right w:val="none" w:sz="0" w:space="0" w:color="auto"/>
              </w:divBdr>
            </w:div>
          </w:divsChild>
        </w:div>
        <w:div w:id="1571230460">
          <w:marLeft w:val="0"/>
          <w:marRight w:val="0"/>
          <w:marTop w:val="0"/>
          <w:marBottom w:val="0"/>
          <w:divBdr>
            <w:top w:val="single" w:sz="2" w:space="1" w:color="FFFFFF"/>
            <w:left w:val="single" w:sz="2" w:space="11" w:color="FFFFFF"/>
            <w:bottom w:val="single" w:sz="2" w:space="1" w:color="FFFFFF"/>
            <w:right w:val="single" w:sz="2" w:space="4" w:color="FFFFFF"/>
          </w:divBdr>
          <w:divsChild>
            <w:div w:id="1874732834">
              <w:marLeft w:val="0"/>
              <w:marRight w:val="0"/>
              <w:marTop w:val="0"/>
              <w:marBottom w:val="0"/>
              <w:divBdr>
                <w:top w:val="none" w:sz="0" w:space="0" w:color="auto"/>
                <w:left w:val="none" w:sz="0" w:space="0" w:color="auto"/>
                <w:bottom w:val="none" w:sz="0" w:space="0" w:color="auto"/>
                <w:right w:val="none" w:sz="0" w:space="0" w:color="auto"/>
              </w:divBdr>
            </w:div>
          </w:divsChild>
        </w:div>
        <w:div w:id="1132862962">
          <w:marLeft w:val="0"/>
          <w:marRight w:val="0"/>
          <w:marTop w:val="0"/>
          <w:marBottom w:val="0"/>
          <w:divBdr>
            <w:top w:val="single" w:sz="2" w:space="1" w:color="FFFFFF"/>
            <w:left w:val="single" w:sz="2" w:space="11" w:color="FFFFFF"/>
            <w:bottom w:val="single" w:sz="2" w:space="1" w:color="FFFFFF"/>
            <w:right w:val="single" w:sz="2" w:space="4" w:color="FFFFFF"/>
          </w:divBdr>
          <w:divsChild>
            <w:div w:id="1556821084">
              <w:marLeft w:val="0"/>
              <w:marRight w:val="0"/>
              <w:marTop w:val="0"/>
              <w:marBottom w:val="0"/>
              <w:divBdr>
                <w:top w:val="none" w:sz="0" w:space="0" w:color="auto"/>
                <w:left w:val="none" w:sz="0" w:space="0" w:color="auto"/>
                <w:bottom w:val="none" w:sz="0" w:space="0" w:color="auto"/>
                <w:right w:val="none" w:sz="0" w:space="0" w:color="auto"/>
              </w:divBdr>
            </w:div>
          </w:divsChild>
        </w:div>
        <w:div w:id="1774402816">
          <w:marLeft w:val="0"/>
          <w:marRight w:val="0"/>
          <w:marTop w:val="0"/>
          <w:marBottom w:val="0"/>
          <w:divBdr>
            <w:top w:val="single" w:sz="2" w:space="1" w:color="FFFFFF"/>
            <w:left w:val="single" w:sz="2" w:space="11" w:color="FFFFFF"/>
            <w:bottom w:val="single" w:sz="2" w:space="1" w:color="FFFFFF"/>
            <w:right w:val="single" w:sz="2" w:space="4" w:color="FFFFFF"/>
          </w:divBdr>
          <w:divsChild>
            <w:div w:id="1361004345">
              <w:marLeft w:val="0"/>
              <w:marRight w:val="0"/>
              <w:marTop w:val="0"/>
              <w:marBottom w:val="0"/>
              <w:divBdr>
                <w:top w:val="none" w:sz="0" w:space="0" w:color="auto"/>
                <w:left w:val="none" w:sz="0" w:space="0" w:color="auto"/>
                <w:bottom w:val="none" w:sz="0" w:space="0" w:color="auto"/>
                <w:right w:val="none" w:sz="0" w:space="0" w:color="auto"/>
              </w:divBdr>
            </w:div>
          </w:divsChild>
        </w:div>
        <w:div w:id="1083798534">
          <w:marLeft w:val="0"/>
          <w:marRight w:val="0"/>
          <w:marTop w:val="0"/>
          <w:marBottom w:val="0"/>
          <w:divBdr>
            <w:top w:val="single" w:sz="2" w:space="1" w:color="FFFFFF"/>
            <w:left w:val="single" w:sz="2" w:space="11" w:color="FFFFFF"/>
            <w:bottom w:val="single" w:sz="2" w:space="1" w:color="FFFFFF"/>
            <w:right w:val="single" w:sz="2" w:space="4" w:color="FFFFFF"/>
          </w:divBdr>
          <w:divsChild>
            <w:div w:id="1338726084">
              <w:marLeft w:val="0"/>
              <w:marRight w:val="0"/>
              <w:marTop w:val="0"/>
              <w:marBottom w:val="0"/>
              <w:divBdr>
                <w:top w:val="none" w:sz="0" w:space="0" w:color="auto"/>
                <w:left w:val="none" w:sz="0" w:space="0" w:color="auto"/>
                <w:bottom w:val="none" w:sz="0" w:space="0" w:color="auto"/>
                <w:right w:val="none" w:sz="0" w:space="0" w:color="auto"/>
              </w:divBdr>
            </w:div>
          </w:divsChild>
        </w:div>
        <w:div w:id="2003316934">
          <w:marLeft w:val="0"/>
          <w:marRight w:val="0"/>
          <w:marTop w:val="0"/>
          <w:marBottom w:val="0"/>
          <w:divBdr>
            <w:top w:val="single" w:sz="2" w:space="1" w:color="FFFFFF"/>
            <w:left w:val="single" w:sz="2" w:space="11" w:color="FFFFFF"/>
            <w:bottom w:val="single" w:sz="2" w:space="4" w:color="FFFFFF"/>
            <w:right w:val="single" w:sz="2" w:space="4" w:color="FFFFFF"/>
          </w:divBdr>
          <w:divsChild>
            <w:div w:id="5825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98925">
      <w:bodyDiv w:val="1"/>
      <w:marLeft w:val="0"/>
      <w:marRight w:val="0"/>
      <w:marTop w:val="0"/>
      <w:marBottom w:val="0"/>
      <w:divBdr>
        <w:top w:val="none" w:sz="0" w:space="0" w:color="auto"/>
        <w:left w:val="none" w:sz="0" w:space="0" w:color="auto"/>
        <w:bottom w:val="none" w:sz="0" w:space="0" w:color="auto"/>
        <w:right w:val="none" w:sz="0" w:space="0" w:color="auto"/>
      </w:divBdr>
    </w:div>
    <w:div w:id="1102334851">
      <w:bodyDiv w:val="1"/>
      <w:marLeft w:val="0"/>
      <w:marRight w:val="0"/>
      <w:marTop w:val="0"/>
      <w:marBottom w:val="0"/>
      <w:divBdr>
        <w:top w:val="none" w:sz="0" w:space="0" w:color="auto"/>
        <w:left w:val="none" w:sz="0" w:space="0" w:color="auto"/>
        <w:bottom w:val="none" w:sz="0" w:space="0" w:color="auto"/>
        <w:right w:val="none" w:sz="0" w:space="0" w:color="auto"/>
      </w:divBdr>
    </w:div>
    <w:div w:id="1112899562">
      <w:bodyDiv w:val="1"/>
      <w:marLeft w:val="0"/>
      <w:marRight w:val="0"/>
      <w:marTop w:val="0"/>
      <w:marBottom w:val="0"/>
      <w:divBdr>
        <w:top w:val="none" w:sz="0" w:space="0" w:color="auto"/>
        <w:left w:val="none" w:sz="0" w:space="0" w:color="auto"/>
        <w:bottom w:val="none" w:sz="0" w:space="0" w:color="auto"/>
        <w:right w:val="none" w:sz="0" w:space="0" w:color="auto"/>
      </w:divBdr>
    </w:div>
    <w:div w:id="1126240108">
      <w:bodyDiv w:val="1"/>
      <w:marLeft w:val="0"/>
      <w:marRight w:val="0"/>
      <w:marTop w:val="0"/>
      <w:marBottom w:val="0"/>
      <w:divBdr>
        <w:top w:val="none" w:sz="0" w:space="0" w:color="auto"/>
        <w:left w:val="none" w:sz="0" w:space="0" w:color="auto"/>
        <w:bottom w:val="none" w:sz="0" w:space="0" w:color="auto"/>
        <w:right w:val="none" w:sz="0" w:space="0" w:color="auto"/>
      </w:divBdr>
    </w:div>
    <w:div w:id="1161428996">
      <w:bodyDiv w:val="1"/>
      <w:marLeft w:val="0"/>
      <w:marRight w:val="0"/>
      <w:marTop w:val="0"/>
      <w:marBottom w:val="0"/>
      <w:divBdr>
        <w:top w:val="none" w:sz="0" w:space="0" w:color="auto"/>
        <w:left w:val="none" w:sz="0" w:space="0" w:color="auto"/>
        <w:bottom w:val="none" w:sz="0" w:space="0" w:color="auto"/>
        <w:right w:val="none" w:sz="0" w:space="0" w:color="auto"/>
      </w:divBdr>
    </w:div>
    <w:div w:id="1163161081">
      <w:bodyDiv w:val="1"/>
      <w:marLeft w:val="0"/>
      <w:marRight w:val="0"/>
      <w:marTop w:val="0"/>
      <w:marBottom w:val="0"/>
      <w:divBdr>
        <w:top w:val="none" w:sz="0" w:space="0" w:color="auto"/>
        <w:left w:val="none" w:sz="0" w:space="0" w:color="auto"/>
        <w:bottom w:val="none" w:sz="0" w:space="0" w:color="auto"/>
        <w:right w:val="none" w:sz="0" w:space="0" w:color="auto"/>
      </w:divBdr>
    </w:div>
    <w:div w:id="1186363808">
      <w:bodyDiv w:val="1"/>
      <w:marLeft w:val="0"/>
      <w:marRight w:val="0"/>
      <w:marTop w:val="0"/>
      <w:marBottom w:val="0"/>
      <w:divBdr>
        <w:top w:val="none" w:sz="0" w:space="0" w:color="auto"/>
        <w:left w:val="none" w:sz="0" w:space="0" w:color="auto"/>
        <w:bottom w:val="none" w:sz="0" w:space="0" w:color="auto"/>
        <w:right w:val="none" w:sz="0" w:space="0" w:color="auto"/>
      </w:divBdr>
    </w:div>
    <w:div w:id="1201555764">
      <w:bodyDiv w:val="1"/>
      <w:marLeft w:val="0"/>
      <w:marRight w:val="0"/>
      <w:marTop w:val="0"/>
      <w:marBottom w:val="0"/>
      <w:divBdr>
        <w:top w:val="none" w:sz="0" w:space="0" w:color="auto"/>
        <w:left w:val="none" w:sz="0" w:space="0" w:color="auto"/>
        <w:bottom w:val="none" w:sz="0" w:space="0" w:color="auto"/>
        <w:right w:val="none" w:sz="0" w:space="0" w:color="auto"/>
      </w:divBdr>
    </w:div>
    <w:div w:id="1202743689">
      <w:bodyDiv w:val="1"/>
      <w:marLeft w:val="0"/>
      <w:marRight w:val="0"/>
      <w:marTop w:val="0"/>
      <w:marBottom w:val="0"/>
      <w:divBdr>
        <w:top w:val="none" w:sz="0" w:space="0" w:color="auto"/>
        <w:left w:val="none" w:sz="0" w:space="0" w:color="auto"/>
        <w:bottom w:val="none" w:sz="0" w:space="0" w:color="auto"/>
        <w:right w:val="none" w:sz="0" w:space="0" w:color="auto"/>
      </w:divBdr>
    </w:div>
    <w:div w:id="1206480344">
      <w:bodyDiv w:val="1"/>
      <w:marLeft w:val="0"/>
      <w:marRight w:val="0"/>
      <w:marTop w:val="0"/>
      <w:marBottom w:val="0"/>
      <w:divBdr>
        <w:top w:val="none" w:sz="0" w:space="0" w:color="auto"/>
        <w:left w:val="none" w:sz="0" w:space="0" w:color="auto"/>
        <w:bottom w:val="none" w:sz="0" w:space="0" w:color="auto"/>
        <w:right w:val="none" w:sz="0" w:space="0" w:color="auto"/>
      </w:divBdr>
    </w:div>
    <w:div w:id="1210535324">
      <w:bodyDiv w:val="1"/>
      <w:marLeft w:val="0"/>
      <w:marRight w:val="0"/>
      <w:marTop w:val="0"/>
      <w:marBottom w:val="0"/>
      <w:divBdr>
        <w:top w:val="none" w:sz="0" w:space="0" w:color="auto"/>
        <w:left w:val="none" w:sz="0" w:space="0" w:color="auto"/>
        <w:bottom w:val="none" w:sz="0" w:space="0" w:color="auto"/>
        <w:right w:val="none" w:sz="0" w:space="0" w:color="auto"/>
      </w:divBdr>
    </w:div>
    <w:div w:id="1224028609">
      <w:bodyDiv w:val="1"/>
      <w:marLeft w:val="0"/>
      <w:marRight w:val="0"/>
      <w:marTop w:val="0"/>
      <w:marBottom w:val="0"/>
      <w:divBdr>
        <w:top w:val="none" w:sz="0" w:space="0" w:color="auto"/>
        <w:left w:val="none" w:sz="0" w:space="0" w:color="auto"/>
        <w:bottom w:val="none" w:sz="0" w:space="0" w:color="auto"/>
        <w:right w:val="none" w:sz="0" w:space="0" w:color="auto"/>
      </w:divBdr>
    </w:div>
    <w:div w:id="1226062209">
      <w:bodyDiv w:val="1"/>
      <w:marLeft w:val="0"/>
      <w:marRight w:val="0"/>
      <w:marTop w:val="0"/>
      <w:marBottom w:val="0"/>
      <w:divBdr>
        <w:top w:val="none" w:sz="0" w:space="0" w:color="auto"/>
        <w:left w:val="none" w:sz="0" w:space="0" w:color="auto"/>
        <w:bottom w:val="none" w:sz="0" w:space="0" w:color="auto"/>
        <w:right w:val="none" w:sz="0" w:space="0" w:color="auto"/>
      </w:divBdr>
    </w:div>
    <w:div w:id="1249119265">
      <w:bodyDiv w:val="1"/>
      <w:marLeft w:val="0"/>
      <w:marRight w:val="0"/>
      <w:marTop w:val="0"/>
      <w:marBottom w:val="0"/>
      <w:divBdr>
        <w:top w:val="none" w:sz="0" w:space="0" w:color="auto"/>
        <w:left w:val="none" w:sz="0" w:space="0" w:color="auto"/>
        <w:bottom w:val="none" w:sz="0" w:space="0" w:color="auto"/>
        <w:right w:val="none" w:sz="0" w:space="0" w:color="auto"/>
      </w:divBdr>
    </w:div>
    <w:div w:id="1255671902">
      <w:bodyDiv w:val="1"/>
      <w:marLeft w:val="0"/>
      <w:marRight w:val="0"/>
      <w:marTop w:val="0"/>
      <w:marBottom w:val="0"/>
      <w:divBdr>
        <w:top w:val="none" w:sz="0" w:space="0" w:color="auto"/>
        <w:left w:val="none" w:sz="0" w:space="0" w:color="auto"/>
        <w:bottom w:val="none" w:sz="0" w:space="0" w:color="auto"/>
        <w:right w:val="none" w:sz="0" w:space="0" w:color="auto"/>
      </w:divBdr>
    </w:div>
    <w:div w:id="1255897745">
      <w:bodyDiv w:val="1"/>
      <w:marLeft w:val="0"/>
      <w:marRight w:val="0"/>
      <w:marTop w:val="0"/>
      <w:marBottom w:val="0"/>
      <w:divBdr>
        <w:top w:val="none" w:sz="0" w:space="0" w:color="auto"/>
        <w:left w:val="none" w:sz="0" w:space="0" w:color="auto"/>
        <w:bottom w:val="none" w:sz="0" w:space="0" w:color="auto"/>
        <w:right w:val="none" w:sz="0" w:space="0" w:color="auto"/>
      </w:divBdr>
    </w:div>
    <w:div w:id="1289972019">
      <w:bodyDiv w:val="1"/>
      <w:marLeft w:val="0"/>
      <w:marRight w:val="0"/>
      <w:marTop w:val="0"/>
      <w:marBottom w:val="0"/>
      <w:divBdr>
        <w:top w:val="none" w:sz="0" w:space="0" w:color="auto"/>
        <w:left w:val="none" w:sz="0" w:space="0" w:color="auto"/>
        <w:bottom w:val="none" w:sz="0" w:space="0" w:color="auto"/>
        <w:right w:val="none" w:sz="0" w:space="0" w:color="auto"/>
      </w:divBdr>
    </w:div>
    <w:div w:id="1299653020">
      <w:bodyDiv w:val="1"/>
      <w:marLeft w:val="0"/>
      <w:marRight w:val="0"/>
      <w:marTop w:val="0"/>
      <w:marBottom w:val="0"/>
      <w:divBdr>
        <w:top w:val="none" w:sz="0" w:space="0" w:color="auto"/>
        <w:left w:val="none" w:sz="0" w:space="0" w:color="auto"/>
        <w:bottom w:val="none" w:sz="0" w:space="0" w:color="auto"/>
        <w:right w:val="none" w:sz="0" w:space="0" w:color="auto"/>
      </w:divBdr>
    </w:div>
    <w:div w:id="1302269025">
      <w:bodyDiv w:val="1"/>
      <w:marLeft w:val="0"/>
      <w:marRight w:val="0"/>
      <w:marTop w:val="0"/>
      <w:marBottom w:val="0"/>
      <w:divBdr>
        <w:top w:val="none" w:sz="0" w:space="0" w:color="auto"/>
        <w:left w:val="none" w:sz="0" w:space="0" w:color="auto"/>
        <w:bottom w:val="none" w:sz="0" w:space="0" w:color="auto"/>
        <w:right w:val="none" w:sz="0" w:space="0" w:color="auto"/>
      </w:divBdr>
    </w:div>
    <w:div w:id="1314946861">
      <w:bodyDiv w:val="1"/>
      <w:marLeft w:val="0"/>
      <w:marRight w:val="0"/>
      <w:marTop w:val="0"/>
      <w:marBottom w:val="0"/>
      <w:divBdr>
        <w:top w:val="none" w:sz="0" w:space="0" w:color="auto"/>
        <w:left w:val="none" w:sz="0" w:space="0" w:color="auto"/>
        <w:bottom w:val="none" w:sz="0" w:space="0" w:color="auto"/>
        <w:right w:val="none" w:sz="0" w:space="0" w:color="auto"/>
      </w:divBdr>
    </w:div>
    <w:div w:id="1330596789">
      <w:bodyDiv w:val="1"/>
      <w:marLeft w:val="0"/>
      <w:marRight w:val="0"/>
      <w:marTop w:val="0"/>
      <w:marBottom w:val="0"/>
      <w:divBdr>
        <w:top w:val="none" w:sz="0" w:space="0" w:color="auto"/>
        <w:left w:val="none" w:sz="0" w:space="0" w:color="auto"/>
        <w:bottom w:val="none" w:sz="0" w:space="0" w:color="auto"/>
        <w:right w:val="none" w:sz="0" w:space="0" w:color="auto"/>
      </w:divBdr>
    </w:div>
    <w:div w:id="1342970543">
      <w:bodyDiv w:val="1"/>
      <w:marLeft w:val="0"/>
      <w:marRight w:val="0"/>
      <w:marTop w:val="0"/>
      <w:marBottom w:val="0"/>
      <w:divBdr>
        <w:top w:val="none" w:sz="0" w:space="0" w:color="auto"/>
        <w:left w:val="none" w:sz="0" w:space="0" w:color="auto"/>
        <w:bottom w:val="none" w:sz="0" w:space="0" w:color="auto"/>
        <w:right w:val="none" w:sz="0" w:space="0" w:color="auto"/>
      </w:divBdr>
    </w:div>
    <w:div w:id="1343702351">
      <w:bodyDiv w:val="1"/>
      <w:marLeft w:val="0"/>
      <w:marRight w:val="0"/>
      <w:marTop w:val="0"/>
      <w:marBottom w:val="0"/>
      <w:divBdr>
        <w:top w:val="none" w:sz="0" w:space="0" w:color="auto"/>
        <w:left w:val="none" w:sz="0" w:space="0" w:color="auto"/>
        <w:bottom w:val="none" w:sz="0" w:space="0" w:color="auto"/>
        <w:right w:val="none" w:sz="0" w:space="0" w:color="auto"/>
      </w:divBdr>
    </w:div>
    <w:div w:id="1402604188">
      <w:bodyDiv w:val="1"/>
      <w:marLeft w:val="0"/>
      <w:marRight w:val="0"/>
      <w:marTop w:val="0"/>
      <w:marBottom w:val="0"/>
      <w:divBdr>
        <w:top w:val="none" w:sz="0" w:space="0" w:color="auto"/>
        <w:left w:val="none" w:sz="0" w:space="0" w:color="auto"/>
        <w:bottom w:val="none" w:sz="0" w:space="0" w:color="auto"/>
        <w:right w:val="none" w:sz="0" w:space="0" w:color="auto"/>
      </w:divBdr>
    </w:div>
    <w:div w:id="1413045650">
      <w:bodyDiv w:val="1"/>
      <w:marLeft w:val="0"/>
      <w:marRight w:val="0"/>
      <w:marTop w:val="0"/>
      <w:marBottom w:val="0"/>
      <w:divBdr>
        <w:top w:val="none" w:sz="0" w:space="0" w:color="auto"/>
        <w:left w:val="none" w:sz="0" w:space="0" w:color="auto"/>
        <w:bottom w:val="none" w:sz="0" w:space="0" w:color="auto"/>
        <w:right w:val="none" w:sz="0" w:space="0" w:color="auto"/>
      </w:divBdr>
      <w:divsChild>
        <w:div w:id="1345592244">
          <w:marLeft w:val="0"/>
          <w:marRight w:val="0"/>
          <w:marTop w:val="0"/>
          <w:marBottom w:val="0"/>
          <w:divBdr>
            <w:top w:val="none" w:sz="0" w:space="0" w:color="auto"/>
            <w:left w:val="none" w:sz="0" w:space="0" w:color="auto"/>
            <w:bottom w:val="none" w:sz="0" w:space="0" w:color="auto"/>
            <w:right w:val="none" w:sz="0" w:space="0" w:color="auto"/>
          </w:divBdr>
        </w:div>
      </w:divsChild>
    </w:div>
    <w:div w:id="1436248271">
      <w:bodyDiv w:val="1"/>
      <w:marLeft w:val="0"/>
      <w:marRight w:val="0"/>
      <w:marTop w:val="0"/>
      <w:marBottom w:val="0"/>
      <w:divBdr>
        <w:top w:val="none" w:sz="0" w:space="0" w:color="auto"/>
        <w:left w:val="none" w:sz="0" w:space="0" w:color="auto"/>
        <w:bottom w:val="none" w:sz="0" w:space="0" w:color="auto"/>
        <w:right w:val="none" w:sz="0" w:space="0" w:color="auto"/>
      </w:divBdr>
    </w:div>
    <w:div w:id="1459228016">
      <w:bodyDiv w:val="1"/>
      <w:marLeft w:val="0"/>
      <w:marRight w:val="0"/>
      <w:marTop w:val="0"/>
      <w:marBottom w:val="0"/>
      <w:divBdr>
        <w:top w:val="none" w:sz="0" w:space="0" w:color="auto"/>
        <w:left w:val="none" w:sz="0" w:space="0" w:color="auto"/>
        <w:bottom w:val="none" w:sz="0" w:space="0" w:color="auto"/>
        <w:right w:val="none" w:sz="0" w:space="0" w:color="auto"/>
      </w:divBdr>
    </w:div>
    <w:div w:id="1460874953">
      <w:bodyDiv w:val="1"/>
      <w:marLeft w:val="0"/>
      <w:marRight w:val="0"/>
      <w:marTop w:val="0"/>
      <w:marBottom w:val="0"/>
      <w:divBdr>
        <w:top w:val="none" w:sz="0" w:space="0" w:color="auto"/>
        <w:left w:val="none" w:sz="0" w:space="0" w:color="auto"/>
        <w:bottom w:val="none" w:sz="0" w:space="0" w:color="auto"/>
        <w:right w:val="none" w:sz="0" w:space="0" w:color="auto"/>
      </w:divBdr>
    </w:div>
    <w:div w:id="1476024483">
      <w:bodyDiv w:val="1"/>
      <w:marLeft w:val="0"/>
      <w:marRight w:val="0"/>
      <w:marTop w:val="0"/>
      <w:marBottom w:val="0"/>
      <w:divBdr>
        <w:top w:val="none" w:sz="0" w:space="0" w:color="auto"/>
        <w:left w:val="none" w:sz="0" w:space="0" w:color="auto"/>
        <w:bottom w:val="none" w:sz="0" w:space="0" w:color="auto"/>
        <w:right w:val="none" w:sz="0" w:space="0" w:color="auto"/>
      </w:divBdr>
    </w:div>
    <w:div w:id="1477339780">
      <w:bodyDiv w:val="1"/>
      <w:marLeft w:val="0"/>
      <w:marRight w:val="0"/>
      <w:marTop w:val="0"/>
      <w:marBottom w:val="0"/>
      <w:divBdr>
        <w:top w:val="none" w:sz="0" w:space="0" w:color="auto"/>
        <w:left w:val="none" w:sz="0" w:space="0" w:color="auto"/>
        <w:bottom w:val="none" w:sz="0" w:space="0" w:color="auto"/>
        <w:right w:val="none" w:sz="0" w:space="0" w:color="auto"/>
      </w:divBdr>
    </w:div>
    <w:div w:id="1479221638">
      <w:bodyDiv w:val="1"/>
      <w:marLeft w:val="0"/>
      <w:marRight w:val="0"/>
      <w:marTop w:val="0"/>
      <w:marBottom w:val="0"/>
      <w:divBdr>
        <w:top w:val="none" w:sz="0" w:space="0" w:color="auto"/>
        <w:left w:val="none" w:sz="0" w:space="0" w:color="auto"/>
        <w:bottom w:val="none" w:sz="0" w:space="0" w:color="auto"/>
        <w:right w:val="none" w:sz="0" w:space="0" w:color="auto"/>
      </w:divBdr>
    </w:div>
    <w:div w:id="1481581638">
      <w:bodyDiv w:val="1"/>
      <w:marLeft w:val="0"/>
      <w:marRight w:val="0"/>
      <w:marTop w:val="0"/>
      <w:marBottom w:val="0"/>
      <w:divBdr>
        <w:top w:val="none" w:sz="0" w:space="0" w:color="auto"/>
        <w:left w:val="none" w:sz="0" w:space="0" w:color="auto"/>
        <w:bottom w:val="none" w:sz="0" w:space="0" w:color="auto"/>
        <w:right w:val="none" w:sz="0" w:space="0" w:color="auto"/>
      </w:divBdr>
    </w:div>
    <w:div w:id="1505971110">
      <w:bodyDiv w:val="1"/>
      <w:marLeft w:val="0"/>
      <w:marRight w:val="0"/>
      <w:marTop w:val="0"/>
      <w:marBottom w:val="0"/>
      <w:divBdr>
        <w:top w:val="none" w:sz="0" w:space="0" w:color="auto"/>
        <w:left w:val="none" w:sz="0" w:space="0" w:color="auto"/>
        <w:bottom w:val="none" w:sz="0" w:space="0" w:color="auto"/>
        <w:right w:val="none" w:sz="0" w:space="0" w:color="auto"/>
      </w:divBdr>
    </w:div>
    <w:div w:id="1512573156">
      <w:bodyDiv w:val="1"/>
      <w:marLeft w:val="0"/>
      <w:marRight w:val="0"/>
      <w:marTop w:val="0"/>
      <w:marBottom w:val="0"/>
      <w:divBdr>
        <w:top w:val="none" w:sz="0" w:space="0" w:color="auto"/>
        <w:left w:val="none" w:sz="0" w:space="0" w:color="auto"/>
        <w:bottom w:val="none" w:sz="0" w:space="0" w:color="auto"/>
        <w:right w:val="none" w:sz="0" w:space="0" w:color="auto"/>
      </w:divBdr>
    </w:div>
    <w:div w:id="1533422685">
      <w:bodyDiv w:val="1"/>
      <w:marLeft w:val="0"/>
      <w:marRight w:val="0"/>
      <w:marTop w:val="0"/>
      <w:marBottom w:val="0"/>
      <w:divBdr>
        <w:top w:val="none" w:sz="0" w:space="0" w:color="auto"/>
        <w:left w:val="none" w:sz="0" w:space="0" w:color="auto"/>
        <w:bottom w:val="none" w:sz="0" w:space="0" w:color="auto"/>
        <w:right w:val="none" w:sz="0" w:space="0" w:color="auto"/>
      </w:divBdr>
    </w:div>
    <w:div w:id="1594557453">
      <w:bodyDiv w:val="1"/>
      <w:marLeft w:val="0"/>
      <w:marRight w:val="0"/>
      <w:marTop w:val="0"/>
      <w:marBottom w:val="0"/>
      <w:divBdr>
        <w:top w:val="none" w:sz="0" w:space="0" w:color="auto"/>
        <w:left w:val="none" w:sz="0" w:space="0" w:color="auto"/>
        <w:bottom w:val="none" w:sz="0" w:space="0" w:color="auto"/>
        <w:right w:val="none" w:sz="0" w:space="0" w:color="auto"/>
      </w:divBdr>
    </w:div>
    <w:div w:id="1596405159">
      <w:bodyDiv w:val="1"/>
      <w:marLeft w:val="0"/>
      <w:marRight w:val="0"/>
      <w:marTop w:val="0"/>
      <w:marBottom w:val="0"/>
      <w:divBdr>
        <w:top w:val="none" w:sz="0" w:space="0" w:color="auto"/>
        <w:left w:val="none" w:sz="0" w:space="0" w:color="auto"/>
        <w:bottom w:val="none" w:sz="0" w:space="0" w:color="auto"/>
        <w:right w:val="none" w:sz="0" w:space="0" w:color="auto"/>
      </w:divBdr>
    </w:div>
    <w:div w:id="1599018472">
      <w:bodyDiv w:val="1"/>
      <w:marLeft w:val="0"/>
      <w:marRight w:val="0"/>
      <w:marTop w:val="0"/>
      <w:marBottom w:val="0"/>
      <w:divBdr>
        <w:top w:val="none" w:sz="0" w:space="0" w:color="auto"/>
        <w:left w:val="none" w:sz="0" w:space="0" w:color="auto"/>
        <w:bottom w:val="none" w:sz="0" w:space="0" w:color="auto"/>
        <w:right w:val="none" w:sz="0" w:space="0" w:color="auto"/>
      </w:divBdr>
    </w:div>
    <w:div w:id="1600723737">
      <w:bodyDiv w:val="1"/>
      <w:marLeft w:val="0"/>
      <w:marRight w:val="0"/>
      <w:marTop w:val="0"/>
      <w:marBottom w:val="0"/>
      <w:divBdr>
        <w:top w:val="none" w:sz="0" w:space="0" w:color="auto"/>
        <w:left w:val="none" w:sz="0" w:space="0" w:color="auto"/>
        <w:bottom w:val="none" w:sz="0" w:space="0" w:color="auto"/>
        <w:right w:val="none" w:sz="0" w:space="0" w:color="auto"/>
      </w:divBdr>
    </w:div>
    <w:div w:id="1613587919">
      <w:bodyDiv w:val="1"/>
      <w:marLeft w:val="0"/>
      <w:marRight w:val="0"/>
      <w:marTop w:val="0"/>
      <w:marBottom w:val="0"/>
      <w:divBdr>
        <w:top w:val="none" w:sz="0" w:space="0" w:color="auto"/>
        <w:left w:val="none" w:sz="0" w:space="0" w:color="auto"/>
        <w:bottom w:val="none" w:sz="0" w:space="0" w:color="auto"/>
        <w:right w:val="none" w:sz="0" w:space="0" w:color="auto"/>
      </w:divBdr>
    </w:div>
    <w:div w:id="1618100919">
      <w:bodyDiv w:val="1"/>
      <w:marLeft w:val="0"/>
      <w:marRight w:val="0"/>
      <w:marTop w:val="0"/>
      <w:marBottom w:val="0"/>
      <w:divBdr>
        <w:top w:val="none" w:sz="0" w:space="0" w:color="auto"/>
        <w:left w:val="none" w:sz="0" w:space="0" w:color="auto"/>
        <w:bottom w:val="none" w:sz="0" w:space="0" w:color="auto"/>
        <w:right w:val="none" w:sz="0" w:space="0" w:color="auto"/>
      </w:divBdr>
    </w:div>
    <w:div w:id="1645040870">
      <w:bodyDiv w:val="1"/>
      <w:marLeft w:val="0"/>
      <w:marRight w:val="0"/>
      <w:marTop w:val="0"/>
      <w:marBottom w:val="0"/>
      <w:divBdr>
        <w:top w:val="none" w:sz="0" w:space="0" w:color="auto"/>
        <w:left w:val="none" w:sz="0" w:space="0" w:color="auto"/>
        <w:bottom w:val="none" w:sz="0" w:space="0" w:color="auto"/>
        <w:right w:val="none" w:sz="0" w:space="0" w:color="auto"/>
      </w:divBdr>
    </w:div>
    <w:div w:id="1654941485">
      <w:bodyDiv w:val="1"/>
      <w:marLeft w:val="0"/>
      <w:marRight w:val="0"/>
      <w:marTop w:val="0"/>
      <w:marBottom w:val="0"/>
      <w:divBdr>
        <w:top w:val="none" w:sz="0" w:space="0" w:color="auto"/>
        <w:left w:val="none" w:sz="0" w:space="0" w:color="auto"/>
        <w:bottom w:val="none" w:sz="0" w:space="0" w:color="auto"/>
        <w:right w:val="none" w:sz="0" w:space="0" w:color="auto"/>
      </w:divBdr>
    </w:div>
    <w:div w:id="1676110150">
      <w:bodyDiv w:val="1"/>
      <w:marLeft w:val="0"/>
      <w:marRight w:val="0"/>
      <w:marTop w:val="0"/>
      <w:marBottom w:val="0"/>
      <w:divBdr>
        <w:top w:val="none" w:sz="0" w:space="0" w:color="auto"/>
        <w:left w:val="none" w:sz="0" w:space="0" w:color="auto"/>
        <w:bottom w:val="none" w:sz="0" w:space="0" w:color="auto"/>
        <w:right w:val="none" w:sz="0" w:space="0" w:color="auto"/>
      </w:divBdr>
    </w:div>
    <w:div w:id="1678311662">
      <w:bodyDiv w:val="1"/>
      <w:marLeft w:val="0"/>
      <w:marRight w:val="0"/>
      <w:marTop w:val="0"/>
      <w:marBottom w:val="0"/>
      <w:divBdr>
        <w:top w:val="none" w:sz="0" w:space="0" w:color="auto"/>
        <w:left w:val="none" w:sz="0" w:space="0" w:color="auto"/>
        <w:bottom w:val="none" w:sz="0" w:space="0" w:color="auto"/>
        <w:right w:val="none" w:sz="0" w:space="0" w:color="auto"/>
      </w:divBdr>
    </w:div>
    <w:div w:id="1752464675">
      <w:bodyDiv w:val="1"/>
      <w:marLeft w:val="0"/>
      <w:marRight w:val="0"/>
      <w:marTop w:val="0"/>
      <w:marBottom w:val="0"/>
      <w:divBdr>
        <w:top w:val="none" w:sz="0" w:space="0" w:color="auto"/>
        <w:left w:val="none" w:sz="0" w:space="0" w:color="auto"/>
        <w:bottom w:val="none" w:sz="0" w:space="0" w:color="auto"/>
        <w:right w:val="none" w:sz="0" w:space="0" w:color="auto"/>
      </w:divBdr>
    </w:div>
    <w:div w:id="1793358482">
      <w:bodyDiv w:val="1"/>
      <w:marLeft w:val="0"/>
      <w:marRight w:val="0"/>
      <w:marTop w:val="0"/>
      <w:marBottom w:val="0"/>
      <w:divBdr>
        <w:top w:val="none" w:sz="0" w:space="0" w:color="auto"/>
        <w:left w:val="none" w:sz="0" w:space="0" w:color="auto"/>
        <w:bottom w:val="none" w:sz="0" w:space="0" w:color="auto"/>
        <w:right w:val="none" w:sz="0" w:space="0" w:color="auto"/>
      </w:divBdr>
    </w:div>
    <w:div w:id="1834057194">
      <w:bodyDiv w:val="1"/>
      <w:marLeft w:val="0"/>
      <w:marRight w:val="0"/>
      <w:marTop w:val="0"/>
      <w:marBottom w:val="0"/>
      <w:divBdr>
        <w:top w:val="none" w:sz="0" w:space="0" w:color="auto"/>
        <w:left w:val="none" w:sz="0" w:space="0" w:color="auto"/>
        <w:bottom w:val="none" w:sz="0" w:space="0" w:color="auto"/>
        <w:right w:val="none" w:sz="0" w:space="0" w:color="auto"/>
      </w:divBdr>
    </w:div>
    <w:div w:id="1835611171">
      <w:bodyDiv w:val="1"/>
      <w:marLeft w:val="0"/>
      <w:marRight w:val="0"/>
      <w:marTop w:val="0"/>
      <w:marBottom w:val="0"/>
      <w:divBdr>
        <w:top w:val="none" w:sz="0" w:space="0" w:color="auto"/>
        <w:left w:val="none" w:sz="0" w:space="0" w:color="auto"/>
        <w:bottom w:val="none" w:sz="0" w:space="0" w:color="auto"/>
        <w:right w:val="none" w:sz="0" w:space="0" w:color="auto"/>
      </w:divBdr>
    </w:div>
    <w:div w:id="1837071692">
      <w:bodyDiv w:val="1"/>
      <w:marLeft w:val="0"/>
      <w:marRight w:val="0"/>
      <w:marTop w:val="0"/>
      <w:marBottom w:val="0"/>
      <w:divBdr>
        <w:top w:val="none" w:sz="0" w:space="0" w:color="auto"/>
        <w:left w:val="none" w:sz="0" w:space="0" w:color="auto"/>
        <w:bottom w:val="none" w:sz="0" w:space="0" w:color="auto"/>
        <w:right w:val="none" w:sz="0" w:space="0" w:color="auto"/>
      </w:divBdr>
    </w:div>
    <w:div w:id="1842040602">
      <w:bodyDiv w:val="1"/>
      <w:marLeft w:val="0"/>
      <w:marRight w:val="0"/>
      <w:marTop w:val="0"/>
      <w:marBottom w:val="0"/>
      <w:divBdr>
        <w:top w:val="none" w:sz="0" w:space="0" w:color="auto"/>
        <w:left w:val="none" w:sz="0" w:space="0" w:color="auto"/>
        <w:bottom w:val="none" w:sz="0" w:space="0" w:color="auto"/>
        <w:right w:val="none" w:sz="0" w:space="0" w:color="auto"/>
      </w:divBdr>
    </w:div>
    <w:div w:id="1845973369">
      <w:bodyDiv w:val="1"/>
      <w:marLeft w:val="0"/>
      <w:marRight w:val="0"/>
      <w:marTop w:val="0"/>
      <w:marBottom w:val="0"/>
      <w:divBdr>
        <w:top w:val="none" w:sz="0" w:space="0" w:color="auto"/>
        <w:left w:val="none" w:sz="0" w:space="0" w:color="auto"/>
        <w:bottom w:val="none" w:sz="0" w:space="0" w:color="auto"/>
        <w:right w:val="none" w:sz="0" w:space="0" w:color="auto"/>
      </w:divBdr>
    </w:div>
    <w:div w:id="1881553387">
      <w:bodyDiv w:val="1"/>
      <w:marLeft w:val="0"/>
      <w:marRight w:val="0"/>
      <w:marTop w:val="0"/>
      <w:marBottom w:val="0"/>
      <w:divBdr>
        <w:top w:val="none" w:sz="0" w:space="0" w:color="auto"/>
        <w:left w:val="none" w:sz="0" w:space="0" w:color="auto"/>
        <w:bottom w:val="none" w:sz="0" w:space="0" w:color="auto"/>
        <w:right w:val="none" w:sz="0" w:space="0" w:color="auto"/>
      </w:divBdr>
    </w:div>
    <w:div w:id="1893496233">
      <w:bodyDiv w:val="1"/>
      <w:marLeft w:val="0"/>
      <w:marRight w:val="0"/>
      <w:marTop w:val="0"/>
      <w:marBottom w:val="0"/>
      <w:divBdr>
        <w:top w:val="none" w:sz="0" w:space="0" w:color="auto"/>
        <w:left w:val="none" w:sz="0" w:space="0" w:color="auto"/>
        <w:bottom w:val="none" w:sz="0" w:space="0" w:color="auto"/>
        <w:right w:val="none" w:sz="0" w:space="0" w:color="auto"/>
      </w:divBdr>
    </w:div>
    <w:div w:id="1902060040">
      <w:bodyDiv w:val="1"/>
      <w:marLeft w:val="0"/>
      <w:marRight w:val="0"/>
      <w:marTop w:val="0"/>
      <w:marBottom w:val="0"/>
      <w:divBdr>
        <w:top w:val="none" w:sz="0" w:space="0" w:color="auto"/>
        <w:left w:val="none" w:sz="0" w:space="0" w:color="auto"/>
        <w:bottom w:val="none" w:sz="0" w:space="0" w:color="auto"/>
        <w:right w:val="none" w:sz="0" w:space="0" w:color="auto"/>
      </w:divBdr>
    </w:div>
    <w:div w:id="1908563500">
      <w:bodyDiv w:val="1"/>
      <w:marLeft w:val="0"/>
      <w:marRight w:val="0"/>
      <w:marTop w:val="0"/>
      <w:marBottom w:val="0"/>
      <w:divBdr>
        <w:top w:val="none" w:sz="0" w:space="0" w:color="auto"/>
        <w:left w:val="none" w:sz="0" w:space="0" w:color="auto"/>
        <w:bottom w:val="none" w:sz="0" w:space="0" w:color="auto"/>
        <w:right w:val="none" w:sz="0" w:space="0" w:color="auto"/>
      </w:divBdr>
    </w:div>
    <w:div w:id="1931163040">
      <w:bodyDiv w:val="1"/>
      <w:marLeft w:val="0"/>
      <w:marRight w:val="0"/>
      <w:marTop w:val="0"/>
      <w:marBottom w:val="0"/>
      <w:divBdr>
        <w:top w:val="none" w:sz="0" w:space="0" w:color="auto"/>
        <w:left w:val="none" w:sz="0" w:space="0" w:color="auto"/>
        <w:bottom w:val="none" w:sz="0" w:space="0" w:color="auto"/>
        <w:right w:val="none" w:sz="0" w:space="0" w:color="auto"/>
      </w:divBdr>
    </w:div>
    <w:div w:id="1951622673">
      <w:bodyDiv w:val="1"/>
      <w:marLeft w:val="0"/>
      <w:marRight w:val="0"/>
      <w:marTop w:val="0"/>
      <w:marBottom w:val="0"/>
      <w:divBdr>
        <w:top w:val="none" w:sz="0" w:space="0" w:color="auto"/>
        <w:left w:val="none" w:sz="0" w:space="0" w:color="auto"/>
        <w:bottom w:val="none" w:sz="0" w:space="0" w:color="auto"/>
        <w:right w:val="none" w:sz="0" w:space="0" w:color="auto"/>
      </w:divBdr>
    </w:div>
    <w:div w:id="1993413304">
      <w:bodyDiv w:val="1"/>
      <w:marLeft w:val="0"/>
      <w:marRight w:val="0"/>
      <w:marTop w:val="0"/>
      <w:marBottom w:val="0"/>
      <w:divBdr>
        <w:top w:val="none" w:sz="0" w:space="0" w:color="auto"/>
        <w:left w:val="none" w:sz="0" w:space="0" w:color="auto"/>
        <w:bottom w:val="none" w:sz="0" w:space="0" w:color="auto"/>
        <w:right w:val="none" w:sz="0" w:space="0" w:color="auto"/>
      </w:divBdr>
    </w:div>
    <w:div w:id="1994948454">
      <w:bodyDiv w:val="1"/>
      <w:marLeft w:val="0"/>
      <w:marRight w:val="0"/>
      <w:marTop w:val="0"/>
      <w:marBottom w:val="0"/>
      <w:divBdr>
        <w:top w:val="none" w:sz="0" w:space="0" w:color="auto"/>
        <w:left w:val="none" w:sz="0" w:space="0" w:color="auto"/>
        <w:bottom w:val="none" w:sz="0" w:space="0" w:color="auto"/>
        <w:right w:val="none" w:sz="0" w:space="0" w:color="auto"/>
      </w:divBdr>
    </w:div>
    <w:div w:id="1999459167">
      <w:bodyDiv w:val="1"/>
      <w:marLeft w:val="0"/>
      <w:marRight w:val="0"/>
      <w:marTop w:val="0"/>
      <w:marBottom w:val="0"/>
      <w:divBdr>
        <w:top w:val="none" w:sz="0" w:space="0" w:color="auto"/>
        <w:left w:val="none" w:sz="0" w:space="0" w:color="auto"/>
        <w:bottom w:val="none" w:sz="0" w:space="0" w:color="auto"/>
        <w:right w:val="none" w:sz="0" w:space="0" w:color="auto"/>
      </w:divBdr>
    </w:div>
    <w:div w:id="2007899483">
      <w:bodyDiv w:val="1"/>
      <w:marLeft w:val="0"/>
      <w:marRight w:val="0"/>
      <w:marTop w:val="0"/>
      <w:marBottom w:val="0"/>
      <w:divBdr>
        <w:top w:val="none" w:sz="0" w:space="0" w:color="auto"/>
        <w:left w:val="none" w:sz="0" w:space="0" w:color="auto"/>
        <w:bottom w:val="none" w:sz="0" w:space="0" w:color="auto"/>
        <w:right w:val="none" w:sz="0" w:space="0" w:color="auto"/>
      </w:divBdr>
    </w:div>
    <w:div w:id="2012641499">
      <w:bodyDiv w:val="1"/>
      <w:marLeft w:val="0"/>
      <w:marRight w:val="0"/>
      <w:marTop w:val="0"/>
      <w:marBottom w:val="0"/>
      <w:divBdr>
        <w:top w:val="none" w:sz="0" w:space="0" w:color="auto"/>
        <w:left w:val="none" w:sz="0" w:space="0" w:color="auto"/>
        <w:bottom w:val="none" w:sz="0" w:space="0" w:color="auto"/>
        <w:right w:val="none" w:sz="0" w:space="0" w:color="auto"/>
      </w:divBdr>
    </w:div>
    <w:div w:id="2076732792">
      <w:bodyDiv w:val="1"/>
      <w:marLeft w:val="0"/>
      <w:marRight w:val="0"/>
      <w:marTop w:val="0"/>
      <w:marBottom w:val="0"/>
      <w:divBdr>
        <w:top w:val="none" w:sz="0" w:space="0" w:color="auto"/>
        <w:left w:val="none" w:sz="0" w:space="0" w:color="auto"/>
        <w:bottom w:val="none" w:sz="0" w:space="0" w:color="auto"/>
        <w:right w:val="none" w:sz="0" w:space="0" w:color="auto"/>
      </w:divBdr>
    </w:div>
    <w:div w:id="2084251148">
      <w:bodyDiv w:val="1"/>
      <w:marLeft w:val="0"/>
      <w:marRight w:val="0"/>
      <w:marTop w:val="0"/>
      <w:marBottom w:val="0"/>
      <w:divBdr>
        <w:top w:val="none" w:sz="0" w:space="0" w:color="auto"/>
        <w:left w:val="none" w:sz="0" w:space="0" w:color="auto"/>
        <w:bottom w:val="none" w:sz="0" w:space="0" w:color="auto"/>
        <w:right w:val="none" w:sz="0" w:space="0" w:color="auto"/>
      </w:divBdr>
    </w:div>
    <w:div w:id="2104108575">
      <w:bodyDiv w:val="1"/>
      <w:marLeft w:val="0"/>
      <w:marRight w:val="0"/>
      <w:marTop w:val="0"/>
      <w:marBottom w:val="0"/>
      <w:divBdr>
        <w:top w:val="none" w:sz="0" w:space="0" w:color="auto"/>
        <w:left w:val="none" w:sz="0" w:space="0" w:color="auto"/>
        <w:bottom w:val="none" w:sz="0" w:space="0" w:color="auto"/>
        <w:right w:val="none" w:sz="0" w:space="0" w:color="auto"/>
      </w:divBdr>
    </w:div>
    <w:div w:id="2114589629">
      <w:bodyDiv w:val="1"/>
      <w:marLeft w:val="0"/>
      <w:marRight w:val="0"/>
      <w:marTop w:val="0"/>
      <w:marBottom w:val="0"/>
      <w:divBdr>
        <w:top w:val="none" w:sz="0" w:space="0" w:color="auto"/>
        <w:left w:val="none" w:sz="0" w:space="0" w:color="auto"/>
        <w:bottom w:val="none" w:sz="0" w:space="0" w:color="auto"/>
        <w:right w:val="none" w:sz="0" w:space="0" w:color="auto"/>
      </w:divBdr>
    </w:div>
    <w:div w:id="214712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learn.microsoft.com/en-us/dotnet/api/system.exception"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hyperlink" Target="https://learn.microsoft.com/en-us/dotnet/api/system.exception"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learn.microsoft.com/en-us/dotnet/api/system.exception" TargetMode="External"/><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learn.microsoft.com/en-us/dotnet/api/microsoft.data.sqlclient.sqlcommand.connection?view=sqlclient-dotnet-standard-5.1" TargetMode="External"/><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97FAB8673EAF44E9B9857D0D7495B67" ma:contentTypeVersion="8" ma:contentTypeDescription="Create a new document." ma:contentTypeScope="" ma:versionID="f62d4cbe5aeb606ee3822354951b7c27">
  <xsd:schema xmlns:xsd="http://www.w3.org/2001/XMLSchema" xmlns:xs="http://www.w3.org/2001/XMLSchema" xmlns:p="http://schemas.microsoft.com/office/2006/metadata/properties" xmlns:ns3="d6e1f173-4fc0-4d70-8cb8-b35997aeef75" xmlns:ns4="d226dc60-e5ba-401a-b09c-9e9d0a0c133a" targetNamespace="http://schemas.microsoft.com/office/2006/metadata/properties" ma:root="true" ma:fieldsID="493a3c99860678940abf917e30d1dba1" ns3:_="" ns4:_="">
    <xsd:import namespace="d6e1f173-4fc0-4d70-8cb8-b35997aeef75"/>
    <xsd:import namespace="d226dc60-e5ba-401a-b09c-9e9d0a0c133a"/>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1f173-4fc0-4d70-8cb8-b35997aeef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226dc60-e5ba-401a-b09c-9e9d0a0c133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6e1f173-4fc0-4d70-8cb8-b35997aeef75" xsi:nil="true"/>
  </documentManagement>
</p:properties>
</file>

<file path=customXml/itemProps1.xml><?xml version="1.0" encoding="utf-8"?>
<ds:datastoreItem xmlns:ds="http://schemas.openxmlformats.org/officeDocument/2006/customXml" ds:itemID="{63A776C3-5D7E-4621-BE07-55767DB9A382}">
  <ds:schemaRefs>
    <ds:schemaRef ds:uri="http://schemas.microsoft.com/sharepoint/v3/contenttype/forms"/>
  </ds:schemaRefs>
</ds:datastoreItem>
</file>

<file path=customXml/itemProps2.xml><?xml version="1.0" encoding="utf-8"?>
<ds:datastoreItem xmlns:ds="http://schemas.openxmlformats.org/officeDocument/2006/customXml" ds:itemID="{B3109998-84EE-4F9B-9BB3-78D0276DCD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1f173-4fc0-4d70-8cb8-b35997aeef75"/>
    <ds:schemaRef ds:uri="d226dc60-e5ba-401a-b09c-9e9d0a0c1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67B3F4-1E07-4D9C-B58D-04269E168BF0}">
  <ds:schemaRefs>
    <ds:schemaRef ds:uri="http://schemas.openxmlformats.org/officeDocument/2006/bibliography"/>
  </ds:schemaRefs>
</ds:datastoreItem>
</file>

<file path=customXml/itemProps4.xml><?xml version="1.0" encoding="utf-8"?>
<ds:datastoreItem xmlns:ds="http://schemas.openxmlformats.org/officeDocument/2006/customXml" ds:itemID="{879C6708-386A-4560-9116-B3D98A61F691}">
  <ds:schemaRefs>
    <ds:schemaRef ds:uri="http://schemas.microsoft.com/office/2006/metadata/properties"/>
    <ds:schemaRef ds:uri="http://schemas.microsoft.com/office/infopath/2007/PartnerControls"/>
    <ds:schemaRef ds:uri="d6e1f173-4fc0-4d70-8cb8-b35997aeef75"/>
  </ds:schemaRefs>
</ds:datastoreItem>
</file>

<file path=docProps/app.xml><?xml version="1.0" encoding="utf-8"?>
<Properties xmlns="http://schemas.openxmlformats.org/officeDocument/2006/extended-properties" xmlns:vt="http://schemas.openxmlformats.org/officeDocument/2006/docPropsVTypes">
  <Template>Normal</Template>
  <TotalTime>3690</TotalTime>
  <Pages>45</Pages>
  <Words>10747</Words>
  <Characters>61264</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493</cp:revision>
  <dcterms:created xsi:type="dcterms:W3CDTF">2024-03-12T12:20:00Z</dcterms:created>
  <dcterms:modified xsi:type="dcterms:W3CDTF">2024-10-11T12:34:00Z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0x010100E97FAB8673EAF44E9B9857D0D7495B67</vt:lpwstr>
  </property>
</Properties>
</file>